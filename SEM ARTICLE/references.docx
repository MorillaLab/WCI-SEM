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80"/>
        <w:jc w:val="left"/>
        <w:rPr>
          <w:sz w:val="28"/>
          <w:szCs w:val="28"/>
        </w:rPr>
      </w:pPr>
      <w:r>
        <w:rPr/>
      </w:r>
    </w:p>
    <w:p>
      <w:pPr>
        <w:sectPr>
          <w:footerReference w:type="even" r:id="rId2"/>
          <w:footerReference w:type="default" r:id="rId3"/>
          <w:footerReference w:type="first" r:id="rId4"/>
          <w:type w:val="nextPage"/>
          <w:pgSz w:w="11906" w:h="16838"/>
          <w:pgMar w:left="1418" w:right="1418" w:gutter="0" w:header="0" w:top="1418" w:footer="0" w:bottom="1418"/>
          <w:pgNumType w:fmt="decimal"/>
          <w:formProt w:val="false"/>
          <w:textDirection w:val="lrTb"/>
          <w:docGrid w:type="default" w:linePitch="100" w:charSpace="0"/>
        </w:sectPr>
      </w:pPr>
    </w:p>
    <w:p>
      <w:pPr>
        <w:pStyle w:val="Normal"/>
        <w:spacing w:lineRule="auto" w:line="480"/>
        <w:rPr>
          <w:b/>
          <w:bCs/>
          <w:sz w:val="28"/>
          <w:szCs w:val="28"/>
          <w:lang w:val="en-GB"/>
        </w:rPr>
      </w:pPr>
      <w:r>
        <w:rPr>
          <w:b/>
          <w:bCs/>
          <w:sz w:val="28"/>
          <w:szCs w:val="28"/>
          <w:lang w:val="en-GB"/>
        </w:rPr>
        <w:t>References</w:t>
      </w:r>
    </w:p>
    <w:p>
      <w:pPr>
        <w:pStyle w:val="Bibliographie1"/>
        <w:rPr/>
      </w:pPr>
      <w:r>
        <w:rPr>
          <w:lang w:val="fr-FR"/>
        </w:rPr>
        <w:t>1.</w:t>
      </w:r>
      <w:r>
        <w:rPr/>
        <w:tab/>
        <w:t xml:space="preserve">Molnár AÁ, Birgés K, Surman A, Merkely B. The Complex Connection Between Myocardial Dysfunction and Cancer Beyond Cardiotoxicity: Shared Risk Factors and Common Molecular Pathways. Int J Mol Sci. 2024 Dec 8;25(23):13185. </w:t>
      </w:r>
      <w:bookmarkStart w:id="0" w:name="ZOTERO_BREF_BVWHbTMYpvKn"/>
    </w:p>
    <w:p>
      <w:pPr>
        <w:pStyle w:val="Bibliographie1"/>
        <w:rPr/>
      </w:pPr>
      <w:r>
        <w:rPr/>
        <w:t>2.</w:t>
        <w:tab/>
        <w:t xml:space="preserve">eBioMedicine. Multimorbidity: a complex challenge to support and optimise individual health. eBioMedicine. 2024 Jan;99:104973. </w:t>
      </w:r>
    </w:p>
    <w:p>
      <w:pPr>
        <w:pStyle w:val="Bibliographie1"/>
        <w:rPr/>
      </w:pPr>
      <w:r>
        <w:rPr/>
        <w:t>3.</w:t>
        <w:tab/>
        <w:t xml:space="preserve">Hamdan D, Nguyen VT, Paris J, Leboeuf C, El Bouchtaoui M, Espié M, et al. The germline genetics of mild-to-moderate penetrance: An intriguing role of </w:t>
      </w:r>
      <w:r>
        <w:rPr>
          <w:i/>
        </w:rPr>
        <w:t>PRAME</w:t>
      </w:r>
      <w:r>
        <w:rPr/>
        <w:t xml:space="preserve"> in multiple carcinogenesis. Genes Dis. 2024 May 1;11(3):101003. </w:t>
      </w:r>
    </w:p>
    <w:p>
      <w:pPr>
        <w:pStyle w:val="Bibliographie1"/>
        <w:rPr/>
      </w:pPr>
      <w:r>
        <w:rPr/>
        <w:t>4.</w:t>
        <w:tab/>
        <w:t xml:space="preserve">Weale ME, Riveros-Mckay F, Selzam S, Seth P, Moore R, Tarran WA, et al. Validation of an Integrated Risk Tool, Including Polygenic Risk Score, for Atherosclerotic Cardiovascular Disease in Multiple Ethnicities and Ancestries. Am J Cardiol. 2021 June 1;148:157–64. </w:t>
      </w:r>
    </w:p>
    <w:p>
      <w:pPr>
        <w:pStyle w:val="Bibliographie1"/>
        <w:rPr/>
      </w:pPr>
      <w:r>
        <w:rPr/>
        <w:t>5.</w:t>
        <w:tab/>
        <w:t xml:space="preserve">El Bouchtaoui M, Do Cruzeiro M, Leboeuf C, Loisel-Ferreira I, Fedronie C, Ferreira C, et al. A Constitutional Activating MET Mutation Makes the Genetic Link between Malignancies and Chronic Inflammatory Diseases. Clin Cancer Res. 2019 July 15;25(14):4504–15. </w:t>
      </w:r>
    </w:p>
    <w:p>
      <w:pPr>
        <w:pStyle w:val="Bibliographie1"/>
        <w:rPr/>
      </w:pPr>
      <w:r>
        <w:rPr/>
        <w:t>6.</w:t>
        <w:tab/>
        <w:t xml:space="preserve">Allen C, Waters EA, Hamilton JG, Vu M, Gabriel J, Roberts MC. Multifactorial causal beliefs and colorectal cancer screening: A structural equation modeling investigation. J Health Psychol. 2022 Sept;27(11):2463–77. </w:t>
      </w:r>
    </w:p>
    <w:p>
      <w:pPr>
        <w:pStyle w:val="Bibliographie1"/>
        <w:rPr/>
      </w:pPr>
      <w:r>
        <w:rPr/>
        <w:t>7.</w:t>
        <w:tab/>
        <w:t xml:space="preserve">Bountress KE, Cusack SE, Hawn SE, Grotzinger A, Bustamante D, Kirkpatrick RM, et al. Genetic associations between alcohol phenotypes and life satisfaction: a genomic structural equation modelling approach. Sci Rep. 2023 Aug 18;13:13443. </w:t>
      </w:r>
    </w:p>
    <w:p>
      <w:pPr>
        <w:pStyle w:val="Bibliographie1"/>
        <w:rPr/>
      </w:pPr>
      <w:r>
        <w:rPr/>
        <w:t>8.</w:t>
        <w:tab/>
        <w:t xml:space="preserve">Pamoukdjian F, Laurent M, Martinez-Tapia C, Rolland Y, Paillaud E, Canoui-Poitrine F. Frailty Parameters, Morbidity and Mortality in Older Adults with Cancer: A Structural Equation Modelling Approach Based on the Fried Phenotype. J Clin Med. 2020 June 11;9(6):1826. </w:t>
      </w:r>
    </w:p>
    <w:p>
      <w:pPr>
        <w:pStyle w:val="Bibliographie1"/>
        <w:rPr/>
      </w:pPr>
      <w:r>
        <w:rPr/>
        <w:t>9.</w:t>
        <w:tab/>
        <w:t xml:space="preserve">Schreiber JB. Issues and recommendations for exploratory factor analysis and principal component analysis. Res Soc Adm Pharm. 2021 May 1;17(5):1004–11. </w:t>
      </w:r>
    </w:p>
    <w:p>
      <w:pPr>
        <w:pStyle w:val="Bibliographie1"/>
        <w:rPr/>
      </w:pPr>
      <w:r>
        <w:rPr/>
        <w:t>10.</w:t>
        <w:tab/>
        <w:t xml:space="preserve">López-Otín C, Blasco MA, Partridge L, Serrano M, Kroemer G. The hallmarks of aging. Cell. 2013 June 6;153(6):1194–217. </w:t>
      </w:r>
    </w:p>
    <w:p>
      <w:pPr>
        <w:pStyle w:val="Bibliographie1"/>
        <w:rPr/>
      </w:pPr>
      <w:r>
        <w:rPr/>
        <w:t>11.</w:t>
        <w:tab/>
        <w:t xml:space="preserve">Babizhayev MA, Savel’yeva EL, Moskvina SN, Yegorov YE. Telomere Length is a Biomarker of Cumulative Oxidative Stress, Biologic Age, and an Independent Predictor of Survival and Therapeutic Treatment Requirement Associated With Smoking Behavior. Am J Ther. 2011 Nov;18(6):e209–26. </w:t>
      </w:r>
    </w:p>
    <w:p>
      <w:pPr>
        <w:pStyle w:val="Bibliographie1"/>
        <w:rPr/>
      </w:pPr>
      <w:r>
        <w:rPr/>
        <w:t>12.</w:t>
        <w:tab/>
        <w:t xml:space="preserve">MacNee W. Aging, inflammation, and emphysema. Am J Respir Crit Care Med. 2011 Dec 15;184(12):1327–9. </w:t>
      </w:r>
    </w:p>
    <w:p>
      <w:pPr>
        <w:pStyle w:val="Bibliographie1"/>
        <w:rPr/>
      </w:pPr>
      <w:r>
        <w:rPr/>
        <w:t>13.</w:t>
        <w:tab/>
        <w:t xml:space="preserve">Zhao B, Vo HQ, Johnston FH, Negishi K. Air pollution and telomere length: a systematic review of 12,058 subjects. Cardiovasc Diagn Ther. 2018 Aug;8(4):480–92. </w:t>
      </w:r>
    </w:p>
    <w:p>
      <w:pPr>
        <w:pStyle w:val="Bibliographie1"/>
        <w:rPr/>
      </w:pPr>
      <w:r>
        <w:rPr/>
        <w:t>14.</w:t>
        <w:tab/>
        <w:t xml:space="preserve">Franceschi C, Garagnani P, Parini P, Giuliani C, Santoro A. Inflammaging: a new immune–metabolic viewpoint for age-related diseases. Nat Rev Endocrinol. 2018 Oct;14(10):576–90. </w:t>
      </w:r>
    </w:p>
    <w:p>
      <w:pPr>
        <w:pStyle w:val="Bibliographie1"/>
        <w:rPr/>
      </w:pPr>
      <w:r>
        <w:rPr/>
        <w:t>15.</w:t>
        <w:tab/>
        <w:t xml:space="preserve">Clark J, Reddy S, Zheng K, Betensky RA, Simon DK. Association of PGC-1alpha polymorphisms with age of onset and risk of Parkinson’s disease. BMC Med Genet. 2011 May 19;12:69. </w:t>
      </w:r>
    </w:p>
    <w:p>
      <w:pPr>
        <w:pStyle w:val="Bibliographie1"/>
        <w:rPr/>
      </w:pPr>
      <w:r>
        <w:rPr/>
        <w:t>16.</w:t>
        <w:tab/>
        <w:t xml:space="preserve">Codd V, Nelson CP, Albrecht E, Mangino M, Deelen J, Buxton JL, et al. Identification of seven loci affecting mean telomere length and their association with disease. Nat Genet. 2013 Apr;45(4):422-427e2. </w:t>
      </w:r>
    </w:p>
    <w:p>
      <w:pPr>
        <w:pStyle w:val="Bibliographie1"/>
        <w:rPr/>
      </w:pPr>
      <w:r>
        <w:rPr/>
        <w:t>17.</w:t>
        <w:tab/>
        <w:t xml:space="preserve">Kiser D, Elhanan G, Bolze A, Neveux I, Schlauch KA, Metcalf WJ, et al. Screening Familial Risk for Hereditary Breast and Ovarian Cancer. JAMA Netw Open. 2024 Sept 25;7(9):e2435901. </w:t>
      </w:r>
    </w:p>
    <w:p>
      <w:pPr>
        <w:pStyle w:val="Bibliographie1"/>
        <w:rPr/>
      </w:pPr>
      <w:r>
        <w:rPr/>
        <w:t>18.</w:t>
        <w:tab/>
        <w:t xml:space="preserve">Mauri G, Sartore‐Bianchi A, Russo A, Marsoni S, Bardelli A, Siena S. Early‐onset colorectal cancer in young individuals. Mol Oncol. 2019 Feb;13(2):109–31. </w:t>
      </w:r>
    </w:p>
    <w:p>
      <w:pPr>
        <w:pStyle w:val="Bibliographie1"/>
        <w:rPr/>
      </w:pPr>
      <w:r>
        <w:rPr/>
        <w:t>19.</w:t>
        <w:tab/>
        <w:t xml:space="preserve">Porter N, Laheru D, Lau B, He J, Zheng L, Narang A, et al. Risk of Pancreatic Cancer in the Long-Term Prospective Follow-Up of Familial Pancreatic Cancer Kindreds. JNCI J Natl Cancer Inst. 2022 Aug 27;114(12):1681–8. </w:t>
      </w:r>
    </w:p>
    <w:p>
      <w:pPr>
        <w:pStyle w:val="Bibliographie1"/>
        <w:rPr/>
      </w:pPr>
      <w:r>
        <w:rPr/>
        <w:t>20.</w:t>
        <w:tab/>
        <w:t xml:space="preserve">Colafella KMM, Denton KM. Sex-specific differences in hypertension and associated cardiovascular disease. Nat Rev Nephrol. 2018 Mar;14(3):185–201. </w:t>
      </w:r>
    </w:p>
    <w:p>
      <w:pPr>
        <w:pStyle w:val="Bibliographie1"/>
        <w:rPr/>
      </w:pPr>
      <w:r>
        <w:rPr/>
        <w:t>21.</w:t>
        <w:tab/>
        <w:t xml:space="preserve">Vasan RS, Song RJ, van den Heuvel ER. Temporal Trends in Incidence of Premature Cardiovascular Disease Over the Past 7 Decades: The Framingham Heart Study. J Am Heart Assoc Cardiovasc Cerebrovasc Dis. 2022 Sept 29;11(19):e026497. </w:t>
      </w:r>
    </w:p>
    <w:p>
      <w:pPr>
        <w:pStyle w:val="Bibliographie1"/>
        <w:rPr/>
      </w:pPr>
      <w:r>
        <w:rPr/>
        <w:t>22.</w:t>
        <w:tab/>
        <w:t xml:space="preserve">Conrad N, Molenberghs G, Verbeke G, Zaccardi F, Lawson C, Friday JM, et al. Trends in cardiovascular disease incidence among 22 million people in the UK over 20 years: population based study. The BMJ. 2024 June 26;385:e078523. </w:t>
      </w:r>
    </w:p>
    <w:p>
      <w:pPr>
        <w:pStyle w:val="Bibliographie1"/>
        <w:rPr/>
      </w:pPr>
      <w:r>
        <w:rPr/>
        <w:t>23.</w:t>
        <w:tab/>
        <w:t xml:space="preserve">Rubino F, Cummings DE, Eckel RH, Cohen RV, Wilding JPH, Brown WA, et al. Definition and diagnostic criteria of clinical obesity. Lancet Diabetes Endocrinol. 2025 Mar 1;13(3):221–62. </w:t>
      </w:r>
    </w:p>
    <w:p>
      <w:pPr>
        <w:pStyle w:val="Bibliographie1"/>
        <w:rPr/>
      </w:pPr>
      <w:r>
        <w:rPr/>
        <w:t>24.</w:t>
        <w:tab/>
        <w:t>Kaur J, Vadakekut ES. Hashimoto Thyroiditis. In: StatPearls [Internet]. Treasure Island (FL): StatPearls Publishing; 2025 [cited 2026 Jan 14]. Available from: http://www.ncbi.nlm.nih.gov/books/NBK459262/</w:t>
      </w:r>
    </w:p>
    <w:p>
      <w:pPr>
        <w:pStyle w:val="Bibliographie1"/>
        <w:rPr/>
      </w:pPr>
      <w:r>
        <w:rPr/>
        <w:t>25.</w:t>
        <w:tab/>
        <w:t xml:space="preserve">Shivashankar R, Tremaine WJ, Harmsen WS, Loftus EV. Incidence and Prevalence of Crohn’s Disease and Ulcerative Colitis in Olmsted County, Minnesota From 1970 Through 2010. Clin Gastroenterol Hepatol Off Clin Pract J Am Gastroenterol Assoc. 2017 June;15(6):857–63. </w:t>
      </w:r>
    </w:p>
    <w:p>
      <w:pPr>
        <w:pStyle w:val="Bibliographie1"/>
        <w:rPr/>
      </w:pPr>
      <w:r>
        <w:rPr/>
        <w:t>26.</w:t>
        <w:tab/>
        <w:t xml:space="preserve">Eriksson JK, Neovius M, Ernestam S, Lindblad S, Simard JF, Askling J. Incidence of rheumatoid arthritis in Sweden: a nationwide population-based assessment of incidence, its determinants, and treatment penetration. Arthritis Care Res. 2013 June;65(6):870–8. </w:t>
      </w:r>
    </w:p>
    <w:p>
      <w:pPr>
        <w:pStyle w:val="Bibliographie1"/>
        <w:rPr/>
      </w:pPr>
      <w:r>
        <w:rPr/>
        <w:t>27.</w:t>
        <w:tab/>
        <w:t xml:space="preserve">Myasoedova E, Crowson CS, Kremers HM, Therneau TM, Gabriel SE. Is the incidence of rheumatoid arthritis rising? Results from Olmsted County, Minnesota, 1955-2007. Arthritis Rheum. 2010 June;62(6):1576–82. </w:t>
      </w:r>
    </w:p>
    <w:p>
      <w:pPr>
        <w:pStyle w:val="Bibliographie1"/>
        <w:rPr/>
      </w:pPr>
      <w:r>
        <w:rPr/>
        <w:t>28.</w:t>
        <w:tab/>
        <w:t xml:space="preserve">Boel A, López-Medina C, van der Heijde DMFM, van Gaalen FA. Age at onset in axial spondyloarthritis around the world: data from the Assessment in SpondyloArthritis international Society Peripheral Involvement in Spondyloarthritis study. Rheumatol Oxf Engl. 2022 Apr 11;61(4):1468–75. </w:t>
      </w:r>
    </w:p>
    <w:p>
      <w:pPr>
        <w:pStyle w:val="Bibliographie1"/>
        <w:rPr/>
      </w:pPr>
      <w:r>
        <w:rPr/>
        <w:t>29.</w:t>
        <w:tab/>
        <w:t xml:space="preserve">Fatoye F, Gebrye T, Mbada C. Global and regional prevalence and incidence of systemic lupus erythematosus in low-and-middle income countries: a systematic review and meta-analysis. Rheumatol Int. 2022;42(12):2097–107. </w:t>
      </w:r>
    </w:p>
    <w:p>
      <w:pPr>
        <w:pStyle w:val="Bibliographie1"/>
        <w:rPr/>
      </w:pPr>
      <w:r>
        <w:rPr/>
        <w:t>30.</w:t>
        <w:tab/>
        <w:t>Alan C. Acock. Stata Bookstore: Discovering Structural Equation Modeling Using Stata, Revised Edition [Internet]. Stata Press; 2013 [cited 2026 Jan 14]. Available from: https://www.stata.com/bookstore/discovering-structural-equation-modeling-using-stata/</w:t>
      </w:r>
    </w:p>
    <w:p>
      <w:pPr>
        <w:pStyle w:val="Bibliographie1"/>
        <w:rPr/>
      </w:pPr>
      <w:r>
        <w:rPr/>
        <w:t>31.</w:t>
        <w:tab/>
        <w:t xml:space="preserve">Minoura A, Sugiyama T, Koyama T, Yoshioka T, Tabuchi T. Structural equation modeling of the effects of psychological distress and a fear of coronavirus disease 2019 on diabetes care in Japan: a cross-sectional study. Sci Rep. 2022 Sept 27;12(1):16142. </w:t>
      </w:r>
    </w:p>
    <w:p>
      <w:pPr>
        <w:pStyle w:val="Bibliographie1"/>
        <w:rPr/>
      </w:pPr>
      <w:r>
        <w:rPr/>
        <w:t>32.</w:t>
        <w:tab/>
        <w:t xml:space="preserve">Schreiber JB. Core reporting practices in structural equation modeling. Res Soc Adm Pharm. 2008 June;4(2):83–97. </w:t>
      </w:r>
    </w:p>
    <w:p>
      <w:pPr>
        <w:pStyle w:val="Bibliographie1"/>
        <w:rPr/>
      </w:pPr>
      <w:r>
        <w:rPr/>
        <w:t>33.</w:t>
        <w:tab/>
        <w:t xml:space="preserve">EGG Consortium, Warrington NM, Beaumont RN, Horikoshi M, Day FR, Helgeland Ø, et al. Maternal and fetal genetic effects on birth weight and their relevance to cardio-metabolic risk factors. Nat Genet. 2019 May;51(5):804–14. </w:t>
      </w:r>
    </w:p>
    <w:p>
      <w:pPr>
        <w:pStyle w:val="Bibliographie1"/>
        <w:rPr/>
      </w:pPr>
      <w:r>
        <w:rPr/>
        <w:t>34.</w:t>
        <w:tab/>
        <w:t xml:space="preserve">Grotzinger AD, Rhemtulla M, De Vlaming R, Ritchie SJ, Mallard TT, Hill WD, et al. Genomic structural equation modelling provides insights into the multivariate genetic architecture of complex traits. Nat Hum Behav. 2019 Apr 8;3(5):513–25. </w:t>
      </w:r>
    </w:p>
    <w:p>
      <w:pPr>
        <w:pStyle w:val="Bibliographie1"/>
        <w:rPr/>
      </w:pPr>
      <w:r>
        <w:rPr/>
        <w:t>35.</w:t>
        <w:tab/>
        <w:t xml:space="preserve">Hamdan D, Marisa L, Tlemsani C, Angeli E, Soussan M, Derive N, et al. Olaparib in the Setting of Radiotherapy-Associated Sarcoma: What Can Precision Medicine Offer For Rare Cancers? JCO Precis Oncol. 2023 Feb;7:e2200582. </w:t>
      </w:r>
    </w:p>
    <w:p>
      <w:pPr>
        <w:pStyle w:val="Bibliographie1"/>
        <w:rPr/>
      </w:pPr>
      <w:r>
        <w:rPr/>
        <w:t>36.</w:t>
        <w:tab/>
        <w:t xml:space="preserve">Calabrò A, Accardi G, Aiello A, Caruso C, Candore G. Sex and gender affect immune aging. Front Aging. 2023 Nov 28;4:1272118. </w:t>
      </w:r>
    </w:p>
    <w:p>
      <w:pPr>
        <w:pStyle w:val="Bibliographie1"/>
        <w:rPr/>
      </w:pPr>
      <w:r>
        <w:rPr/>
        <w:t>37.</w:t>
        <w:tab/>
        <w:t xml:space="preserve">Shachar SS, Williams GR, Muss HB, Nishijima TF. Prognostic value of sarcopenia in adults with solid tumours: A meta-analysis and systematic review. Eur J Cancer. 2016 Apr;57:58–67. </w:t>
      </w:r>
    </w:p>
    <w:p>
      <w:pPr>
        <w:pStyle w:val="Bibliographie1"/>
        <w:rPr/>
      </w:pPr>
      <w:r>
        <w:rPr/>
        <w:t>38.</w:t>
        <w:tab/>
        <w:t xml:space="preserve">Martinez-Tapia C, Diot T, Oubaya N, Paillaud E, Poisson J, Gisselbrecht M, et al. The obesity paradox for mid- and long-term mortality in older cancer patients: a prospective multicenter cohort study. Am J Clin Nutr. 2021 Jan;113(1):129–41. </w:t>
      </w:r>
    </w:p>
    <w:p>
      <w:pPr>
        <w:pStyle w:val="Bibliographie1"/>
        <w:rPr/>
      </w:pPr>
      <w:r>
        <w:rPr/>
        <w:t>39.</w:t>
        <w:tab/>
        <w:t>E O, M P, A M, C V, F A, Y S. Sex-based differences in autoimmune diseases. Ann Ist Super Sanita [Internet]. 2016 June [cited 2026 Jan 14];52(2). Available from: https://pubmed.ncbi.nlm.nih.gov/27364395/</w:t>
      </w:r>
    </w:p>
    <w:p>
      <w:pPr>
        <w:pStyle w:val="Bibliographie1"/>
        <w:rPr/>
      </w:pPr>
      <w:r>
        <w:rPr/>
        <w:t>40.</w:t>
        <w:tab/>
        <w:t xml:space="preserve">Lopez-Lee C, Torres ERS, Carling G, Gan L. Mechanisms of sex differences in Alzheimer’s disease. Neuron. 2024 Apr;112(8):1208–21. </w:t>
      </w:r>
    </w:p>
    <w:p>
      <w:pPr>
        <w:pStyle w:val="Bibliographie1"/>
        <w:rPr/>
      </w:pPr>
      <w:r>
        <w:rPr/>
        <w:t>41.</w:t>
        <w:tab/>
        <w:t xml:space="preserve">Vogel B, Acevedo M, Appelman Y, Bairey Merz CN, Chieffo A, Figtree GA, et al. The Lancet women and cardiovascular disease Commission: reducing the global burden by 2030. The Lancet. 2021 June;397(10292):2385–438. </w:t>
      </w:r>
    </w:p>
    <w:p>
      <w:pPr>
        <w:pStyle w:val="Bibliographie1"/>
        <w:rPr/>
      </w:pPr>
      <w:r>
        <w:rPr/>
        <w:t>42.</w:t>
        <w:tab/>
        <w:t xml:space="preserve">Newman AAC, Dalman JM, Moore KJ. Cardiovascular Disease and Cancer: A Dangerous Liaison. Arterioscler Thromb Vasc Biol. 2025 Mar;45(3):359–71. </w:t>
      </w:r>
    </w:p>
    <w:p>
      <w:pPr>
        <w:pStyle w:val="Bibliographie1"/>
        <w:rPr/>
      </w:pPr>
      <w:r>
        <w:rPr/>
        <w:t xml:space="preserve">43.Siegel RL, Giaquinto AN, Jemal A. Cancer statistics, 2024. CA Cancer J Clin. 2024 Jan;74(1):12–49. </w:t>
      </w:r>
    </w:p>
    <w:p>
      <w:pPr>
        <w:pStyle w:val="Bibliographie1"/>
        <w:rPr/>
      </w:pPr>
      <w:r>
        <w:rPr/>
        <w:t>44.</w:t>
        <w:tab/>
        <w:t xml:space="preserve">Pearlman R, Frankel WL, Swanson B, Zhao W, Yilmaz A, Miller K, et al. Prevalence and Spectrum of Germline Cancer Susceptibility Gene Mutations Among Patients With Early-Onset Colorectal Cancer. JAMA Oncol. 2017 Apr 1;3(4):464. </w:t>
      </w:r>
    </w:p>
    <w:p>
      <w:pPr>
        <w:pStyle w:val="Bibliographie1"/>
        <w:rPr>
          <w:lang w:val="fr-FR"/>
        </w:rPr>
      </w:pPr>
      <w:r>
        <w:rPr/>
        <w:t>45.</w:t>
        <w:tab/>
        <w:t xml:space="preserve">Mandelker D, Donoghue M, Talukdar S, Bandlamudi C, Srinivasan P, Vivek M, et al. Germline-focussed analysis of tumour-only sequencing: recommendations from the ESMO Precision Medicine Working Group. Ann Oncol. 2019 Aug;30(8):1221–31. </w:t>
      </w:r>
      <w:bookmarkEnd w:id="0"/>
    </w:p>
    <w:sectPr>
      <w:type w:val="continuous"/>
      <w:pgSz w:w="11906" w:h="16838"/>
      <w:pgMar w:left="1418" w:right="1418" w:gutter="0" w:header="0" w:top="1418" w:footer="0" w:bottom="1418"/>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13330013"/>
    </w:sdtPr>
    <w:sdtContent>
      <w:p>
        <w:pPr>
          <w:pStyle w:val="Footer"/>
          <w:rPr>
            <w:rStyle w:val="Pagenumber"/>
            <w:ins w:id="1" w:author="Géraldine FALGARONE" w:date="2025-07-21T17:34:00Z"/>
          </w:rPr>
        </w:pPr>
        <w:ins w:id="0"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ins>
      </w:p>
      <w:p>
        <w:pPr>
          <w:pStyle w:val="Footer"/>
          <w:rPr/>
        </w:pPr>
        <w:r>
          <w:rPr/>
        </w:r>
      </w:p>
    </w:sdtContent>
  </w:sdt>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w:pPr>
          <w:pStyle w:val="Footer"/>
          <w:rPr>
            <w:rStyle w:val="Pagenumber"/>
            <w:ins w:id="3" w:author="Géraldine FALGARONE" w:date="2025-07-21T17:34:00Z"/>
          </w:rPr>
        </w:pPr>
        <w:ins w:id="2"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ins>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3878210"/>
    </w:sdtPr>
    <w:sdtContent>
      <w:p>
        <w:pPr>
          <w:pStyle w:val="Footer"/>
          <w:rPr>
            <w:rStyle w:val="Pagenumber"/>
            <w:ins w:id="5" w:author="Géraldine FALGARONE" w:date="2025-07-21T17:34:00Z"/>
          </w:rPr>
        </w:pPr>
        <w:ins w:id="4" w:author="Géraldine FALGARONE" w:date="2025-07-21T17:34:00Z">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ins>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720" w:hanging="360"/>
      </w:pPr>
      <w:rPr/>
    </w:lvl>
    <w:lvl w:ilvl="1">
      <w:start w:val="1"/>
      <w:pStyle w:val="Heading2"/>
      <w:numFmt w:val="decimal"/>
      <w:lvlText w:val="%1.%2"/>
      <w:lvlJc w:val="left"/>
      <w:pPr>
        <w:tabs>
          <w:tab w:val="num" w:pos="0"/>
        </w:tabs>
        <w:ind w:left="1080" w:hanging="360"/>
      </w:pPr>
      <w:rPr/>
    </w:lvl>
    <w:lvl w:ilvl="2">
      <w:start w:val="1"/>
      <w:pStyle w:val="Heading3"/>
      <w:numFmt w:val="decimal"/>
      <w:lvlText w:val="%1.%2.%3"/>
      <w:lvlJc w:val="left"/>
      <w:pPr>
        <w:tabs>
          <w:tab w:val="num" w:pos="0"/>
        </w:tabs>
        <w:ind w:left="1440" w:hanging="36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bering>
</file>

<file path=word/settings.xml><?xml version="1.0" encoding="utf-8"?>
<w:settings xmlns:w="http://schemas.openxmlformats.org/wordprocessingml/2006/main">
  <w:zoom w:percent="154"/>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docVars>
    <w:docVar w:name="EN.InstantFormat" w:val="&lt;ENInstantFormat&gt;&lt;Enabled&gt;0&lt;/Enabled&gt;&lt;ScanUnformatted&gt;1&lt;/ScanUnformatted&gt;&lt;ScanChanges&gt;1&lt;/ScanChanges&gt;&lt;Suspended&gt;0&lt;/Suspended&gt;&lt;/ENInstantFormat&gt;"/>
    <w:docVar w:name="EN.Layout" w:val="&lt;ENLayout&gt;&lt;Style&gt;Annals Internal Medicin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d5z9pvdqtr20je2z955zzx5atfarf92ddf9&quot;&gt;SEM registre modélisation liens physiopathologiques&lt;record-ids&gt;&lt;item&gt;1&lt;/item&gt;&lt;item&gt;2&lt;/item&gt;&lt;item&gt;3&lt;/item&gt;&lt;item&gt;4&lt;/item&gt;&lt;item&gt;5&lt;/item&gt;&lt;item&gt;6&lt;/item&gt;&lt;item&gt;7&lt;/item&gt;&lt;item&gt;8&lt;/item&gt;&lt;item&gt;10&lt;/item&gt;&lt;item&gt;11&lt;/item&gt;&lt;item&gt;12&lt;/item&gt;&lt;item&gt;13&lt;/item&gt;&lt;item&gt;14&lt;/item&gt;&lt;item&gt;15&lt;/item&gt;&lt;item&gt;17&lt;/item&gt;&lt;item&gt;18&lt;/item&gt;&lt;item&gt;19&lt;/item&gt;&lt;item&gt;20&lt;/item&gt;&lt;item&gt;21&lt;/item&gt;&lt;item&gt;22&lt;/item&gt;&lt;item&gt;23&lt;/item&gt;&lt;item&gt;25&lt;/item&gt;&lt;item&gt;26&lt;/item&gt;&lt;item&gt;27&lt;/item&gt;&lt;item&gt;28&lt;/item&gt;&lt;item&gt;29&lt;/item&gt;&lt;item&gt;30&lt;/item&gt;&lt;item&gt;31&lt;/item&gt;&lt;item&gt;32&lt;/item&gt;&lt;item&gt;33&lt;/item&gt;&lt;item&gt;35&lt;/item&gt;&lt;item&gt;38&lt;/item&gt;&lt;item&gt;39&lt;/item&gt;&lt;item&gt;40&lt;/item&gt;&lt;item&gt;41&lt;/item&gt;&lt;item&gt;42&lt;/item&gt;&lt;item&gt;43&lt;/item&gt;&lt;item&gt;44&lt;/item&gt;&lt;item&gt;45&lt;/item&gt;&lt;item&gt;47&lt;/item&gt;&lt;item&gt;48&lt;/item&gt;&lt;item&gt;50&lt;/item&gt;&lt;item&gt;51&lt;/item&gt;&lt;item&gt;52&lt;/item&gt;&lt;item&gt;53&lt;/item&gt;&lt;item&gt;54&lt;/item&gt;&lt;item&gt;55&lt;/item&gt;&lt;item&gt;56&lt;/item&gt;&lt;item&gt;57&lt;/item&gt;&lt;/record-ids&gt;&lt;/item&gt;&lt;/Libraries&gt;"/>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both"/>
    </w:pPr>
    <w:rPr>
      <w:rFonts w:ascii="Times New Roman" w:hAnsi="Times New Roman" w:eastAsia="Times New Roman" w:cs="Times New Roman"/>
      <w:color w:val="auto"/>
      <w:kern w:val="0"/>
      <w:sz w:val="20"/>
      <w:szCs w:val="20"/>
      <w:lang w:val="en-US" w:eastAsia="fr-FR" w:bidi="ar-SA"/>
    </w:rPr>
  </w:style>
  <w:style w:type="paragraph" w:styleId="Heading1">
    <w:name w:val="Heading 1"/>
    <w:basedOn w:val="Normal"/>
    <w:next w:val="BodyText"/>
    <w:uiPriority w:val="9"/>
    <w:qFormat/>
    <w:pPr>
      <w:numPr>
        <w:ilvl w:val="0"/>
        <w:numId w:val="1"/>
      </w:numPr>
      <w:spacing w:before="240" w:after="120"/>
      <w:outlineLvl w:val="0"/>
    </w:pPr>
    <w:rPr>
      <w:b/>
      <w:bCs/>
      <w:sz w:val="36"/>
      <w:szCs w:val="36"/>
    </w:rPr>
  </w:style>
  <w:style w:type="paragraph" w:styleId="Heading2">
    <w:name w:val="Heading 2"/>
    <w:basedOn w:val="Normal"/>
    <w:next w:val="BodyText"/>
    <w:uiPriority w:val="9"/>
    <w:semiHidden/>
    <w:unhideWhenUsed/>
    <w:qFormat/>
    <w:pPr>
      <w:numPr>
        <w:ilvl w:val="1"/>
        <w:numId w:val="1"/>
      </w:numPr>
      <w:spacing w:before="200" w:after="120"/>
      <w:outlineLvl w:val="1"/>
    </w:pPr>
    <w:rPr>
      <w:b/>
      <w:bCs/>
      <w:sz w:val="32"/>
      <w:szCs w:val="32"/>
    </w:rPr>
  </w:style>
  <w:style w:type="paragraph" w:styleId="Heading3">
    <w:name w:val="Heading 3"/>
    <w:basedOn w:val="Normal"/>
    <w:next w:val="BodyText"/>
    <w:uiPriority w:val="9"/>
    <w:semiHidden/>
    <w:unhideWhenUsed/>
    <w:qFormat/>
    <w:pPr>
      <w:numPr>
        <w:ilvl w:val="2"/>
        <w:numId w:val="1"/>
      </w:numPr>
      <w:spacing w:before="140" w:after="120"/>
      <w:outlineLvl w:val="2"/>
    </w:pPr>
    <w:rPr>
      <w:b/>
      <w:bCs/>
      <w:sz w:val="28"/>
      <w:szCs w:val="28"/>
    </w:rPr>
  </w:style>
  <w:style w:type="character" w:styleId="DefaultParagraphFont" w:default="1">
    <w:name w:val="Default Paragraph Font"/>
    <w:uiPriority w:val="1"/>
    <w:semiHidden/>
    <w:unhideWhenUsed/>
    <w:qFormat/>
    <w:rPr/>
  </w:style>
  <w:style w:type="character" w:styleId="Caractresdenumrotation" w:customStyle="1">
    <w:name w:val="Caractères de numérotation"/>
    <w:qFormat/>
    <w:rPr/>
  </w:style>
  <w:style w:type="character" w:styleId="Annotationreference">
    <w:name w:val="annotation reference"/>
    <w:basedOn w:val="DefaultParagraphFont"/>
    <w:uiPriority w:val="99"/>
    <w:semiHidden/>
    <w:unhideWhenUsed/>
    <w:qFormat/>
    <w:rsid w:val="002a7282"/>
    <w:rPr>
      <w:sz w:val="16"/>
      <w:szCs w:val="16"/>
    </w:rPr>
  </w:style>
  <w:style w:type="character" w:styleId="CommentaireCar" w:customStyle="1">
    <w:name w:val="Commentaire Car"/>
    <w:basedOn w:val="DefaultParagraphFont"/>
    <w:link w:val="Annotationtext"/>
    <w:uiPriority w:val="99"/>
    <w:semiHidden/>
    <w:qFormat/>
    <w:rsid w:val="002a7282"/>
    <w:rPr>
      <w:sz w:val="20"/>
      <w:szCs w:val="20"/>
      <w:lang w:val="en-US" w:eastAsia="fr-FR"/>
    </w:rPr>
  </w:style>
  <w:style w:type="character" w:styleId="ObjetducommentaireCar" w:customStyle="1">
    <w:name w:val="Objet du commentaire Car"/>
    <w:basedOn w:val="CommentaireCar"/>
    <w:link w:val="Annotationsubject"/>
    <w:uiPriority w:val="99"/>
    <w:semiHidden/>
    <w:qFormat/>
    <w:rsid w:val="002a7282"/>
    <w:rPr>
      <w:b/>
      <w:bCs/>
      <w:sz w:val="20"/>
      <w:szCs w:val="20"/>
      <w:lang w:val="en-US" w:eastAsia="fr-FR"/>
    </w:rPr>
  </w:style>
  <w:style w:type="character" w:styleId="EndNoteBibliographyTitleCar" w:customStyle="1">
    <w:name w:val="EndNote Bibliography Title Car"/>
    <w:basedOn w:val="DefaultParagraphFont"/>
    <w:link w:val="EndNoteBibliographyTitle"/>
    <w:qFormat/>
    <w:rsid w:val="008a5d73"/>
    <w:rPr>
      <w:sz w:val="20"/>
      <w:szCs w:val="20"/>
      <w:lang w:eastAsia="fr-FR"/>
    </w:rPr>
  </w:style>
  <w:style w:type="character" w:styleId="EndNoteBibliographyCar" w:customStyle="1">
    <w:name w:val="EndNote Bibliography Car"/>
    <w:basedOn w:val="DefaultParagraphFont"/>
    <w:link w:val="EndNoteBibliography"/>
    <w:qFormat/>
    <w:rsid w:val="008a5d73"/>
    <w:rPr>
      <w:sz w:val="20"/>
      <w:szCs w:val="20"/>
      <w:lang w:eastAsia="fr-FR"/>
    </w:rPr>
  </w:style>
  <w:style w:type="character" w:styleId="Docsum-pmid" w:customStyle="1">
    <w:name w:val="docsum-pmid"/>
    <w:basedOn w:val="DefaultParagraphFont"/>
    <w:qFormat/>
    <w:rsid w:val="0066745d"/>
    <w:rPr/>
  </w:style>
  <w:style w:type="character" w:styleId="Id-label" w:customStyle="1">
    <w:name w:val="id-label"/>
    <w:basedOn w:val="DefaultParagraphFont"/>
    <w:qFormat/>
    <w:rsid w:val="00e06fba"/>
    <w:rPr/>
  </w:style>
  <w:style w:type="character" w:styleId="Strong">
    <w:name w:val="Strong"/>
    <w:basedOn w:val="DefaultParagraphFont"/>
    <w:uiPriority w:val="22"/>
    <w:qFormat/>
    <w:rsid w:val="00e06fba"/>
    <w:rPr>
      <w:b/>
      <w:bCs/>
    </w:rPr>
  </w:style>
  <w:style w:type="character" w:styleId="Ts-alignment-element" w:customStyle="1">
    <w:name w:val="ts-alignment-element"/>
    <w:basedOn w:val="DefaultParagraphFont"/>
    <w:qFormat/>
    <w:rsid w:val="001f27f3"/>
    <w:rPr/>
  </w:style>
  <w:style w:type="character" w:styleId="Authors-list-item" w:customStyle="1">
    <w:name w:val="authors-list-item"/>
    <w:basedOn w:val="DefaultParagraphFont"/>
    <w:qFormat/>
    <w:rsid w:val="001f27f3"/>
    <w:rPr/>
  </w:style>
  <w:style w:type="character" w:styleId="Hyperlink">
    <w:name w:val="Hyperlink"/>
    <w:basedOn w:val="DefaultParagraphFont"/>
    <w:uiPriority w:val="99"/>
    <w:semiHidden/>
    <w:unhideWhenUsed/>
    <w:rsid w:val="001f27f3"/>
    <w:rPr>
      <w:color w:val="0000FF"/>
      <w:u w:val="single"/>
    </w:rPr>
  </w:style>
  <w:style w:type="character" w:styleId="Author-sup-separator" w:customStyle="1">
    <w:name w:val="author-sup-separator"/>
    <w:basedOn w:val="DefaultParagraphFont"/>
    <w:qFormat/>
    <w:rsid w:val="001f27f3"/>
    <w:rPr/>
  </w:style>
  <w:style w:type="character" w:styleId="Comma" w:customStyle="1">
    <w:name w:val="comma"/>
    <w:basedOn w:val="DefaultParagraphFont"/>
    <w:qFormat/>
    <w:rsid w:val="001f27f3"/>
    <w:rPr/>
  </w:style>
  <w:style w:type="character" w:styleId="Identifier" w:customStyle="1">
    <w:name w:val="identifier"/>
    <w:basedOn w:val="DefaultParagraphFont"/>
    <w:qFormat/>
    <w:rsid w:val="001f27f3"/>
    <w:rPr/>
  </w:style>
  <w:style w:type="character" w:styleId="En-tteCar" w:customStyle="1">
    <w:name w:val="En-tête Car"/>
    <w:basedOn w:val="DefaultParagraphFont"/>
    <w:uiPriority w:val="99"/>
    <w:qFormat/>
    <w:rsid w:val="00b768ae"/>
    <w:rPr>
      <w:sz w:val="20"/>
      <w:szCs w:val="20"/>
      <w:lang w:val="en-US" w:eastAsia="fr-FR"/>
    </w:rPr>
  </w:style>
  <w:style w:type="character" w:styleId="PieddepageCar" w:customStyle="1">
    <w:name w:val="Pied de page Car"/>
    <w:basedOn w:val="DefaultParagraphFont"/>
    <w:uiPriority w:val="99"/>
    <w:qFormat/>
    <w:rsid w:val="00b768ae"/>
    <w:rPr>
      <w:sz w:val="20"/>
      <w:szCs w:val="20"/>
      <w:lang w:val="en-US" w:eastAsia="fr-FR"/>
    </w:rPr>
  </w:style>
  <w:style w:type="character" w:styleId="Pagenumber">
    <w:name w:val="page number"/>
    <w:basedOn w:val="DefaultParagraphFont"/>
    <w:uiPriority w:val="99"/>
    <w:semiHidden/>
    <w:unhideWhenUsed/>
    <w:qFormat/>
    <w:rsid w:val="00db753a"/>
    <w:rPr/>
  </w:style>
  <w:style w:type="character" w:styleId="Linenumber1">
    <w:name w:val="line number1"/>
    <w:qFormat/>
    <w:rPr/>
  </w:style>
  <w:style w:type="character" w:styleId="LineNumber">
    <w:name w:val="Line Number"/>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rPr>
      <w:rFonts w:cs="Arial"/>
    </w:rPr>
  </w:style>
  <w:style w:type="paragraph" w:styleId="Title">
    <w:name w:val="Title"/>
    <w:basedOn w:val="Normal"/>
    <w:next w:val="BodyText"/>
    <w:uiPriority w:val="10"/>
    <w:qFormat/>
    <w:pPr>
      <w:jc w:val="center"/>
    </w:pPr>
    <w:rPr>
      <w:b/>
      <w:bCs/>
      <w:sz w:val="56"/>
      <w:szCs w:val="56"/>
    </w:rPr>
  </w:style>
  <w:style w:type="paragraph" w:styleId="Caption1">
    <w:name w:val="caption1"/>
    <w:basedOn w:val="Normal"/>
    <w:qFormat/>
    <w:pPr>
      <w:suppressLineNumbers/>
      <w:spacing w:before="120" w:after="120"/>
    </w:pPr>
    <w:rPr>
      <w:rFonts w:cs="Arial"/>
      <w:i/>
      <w:iCs/>
      <w:sz w:val="24"/>
      <w:szCs w:val="24"/>
    </w:rPr>
  </w:style>
  <w:style w:type="paragraph" w:styleId="Caption11" w:customStyle="1">
    <w:name w:val="caption11"/>
    <w:basedOn w:val="Normal"/>
    <w:qFormat/>
    <w:pPr>
      <w:suppressLineNumbers/>
      <w:spacing w:before="120" w:after="120"/>
    </w:pPr>
    <w:rPr>
      <w:rFonts w:cs="Arial"/>
      <w:i/>
      <w:iCs/>
      <w:sz w:val="24"/>
      <w:szCs w:val="24"/>
    </w:rPr>
  </w:style>
  <w:style w:type="paragraph" w:styleId="Caption111" w:customStyle="1">
    <w:name w:val="caption111"/>
    <w:basedOn w:val="Normal"/>
    <w:qFormat/>
    <w:pPr>
      <w:spacing w:before="120" w:after="120"/>
    </w:pPr>
    <w:rPr>
      <w:rFonts w:cs="Arial"/>
      <w:i/>
      <w:iCs/>
      <w:sz w:val="24"/>
      <w:szCs w:val="24"/>
    </w:rPr>
  </w:style>
  <w:style w:type="paragraph" w:styleId="ListParagraph">
    <w:name w:val="List Paragraph"/>
    <w:basedOn w:val="Normal"/>
    <w:qFormat/>
    <w:pPr>
      <w:spacing w:before="0" w:after="0"/>
      <w:ind w:left="720"/>
      <w:contextualSpacing/>
    </w:pPr>
    <w:rPr/>
  </w:style>
  <w:style w:type="paragraph" w:styleId="Texteprformat" w:customStyle="1">
    <w:name w:val="Texte préformaté"/>
    <w:basedOn w:val="Normal"/>
    <w:qFormat/>
    <w:pPr/>
    <w:rPr>
      <w:rFonts w:ascii="Liberation Mono" w:hAnsi="Liberation Mono" w:eastAsia="Liberation Mono" w:cs="Liberation Mono"/>
    </w:rPr>
  </w:style>
  <w:style w:type="paragraph" w:styleId="Contenudetableau" w:customStyle="1">
    <w:name w:val="Contenu de tableau"/>
    <w:basedOn w:val="Normal"/>
    <w:qFormat/>
    <w:pPr>
      <w:widowControl w:val="false"/>
    </w:pPr>
    <w:rPr/>
  </w:style>
  <w:style w:type="paragraph" w:styleId="Titredetableau" w:customStyle="1">
    <w:name w:val="Titre de tableau"/>
    <w:basedOn w:val="Contenudetableau"/>
    <w:qFormat/>
    <w:pPr>
      <w:suppressLineNumbers/>
      <w:jc w:val="center"/>
    </w:pPr>
    <w:rPr>
      <w:b/>
      <w:bCs/>
    </w:rPr>
  </w:style>
  <w:style w:type="paragraph" w:styleId="Annotationtext">
    <w:name w:val="annotation text"/>
    <w:basedOn w:val="Normal"/>
    <w:link w:val="CommentaireCar"/>
    <w:uiPriority w:val="99"/>
    <w:semiHidden/>
    <w:unhideWhenUsed/>
    <w:qFormat/>
    <w:rsid w:val="002a7282"/>
    <w:pPr>
      <w:spacing w:lineRule="auto" w:line="240"/>
    </w:pPr>
    <w:rPr/>
  </w:style>
  <w:style w:type="paragraph" w:styleId="Annotationsubject">
    <w:name w:val="annotation subject"/>
    <w:basedOn w:val="Annotationtext"/>
    <w:next w:val="Annotationtext"/>
    <w:link w:val="ObjetducommentaireCar"/>
    <w:uiPriority w:val="99"/>
    <w:semiHidden/>
    <w:unhideWhenUsed/>
    <w:qFormat/>
    <w:rsid w:val="002a7282"/>
    <w:pPr/>
    <w:rPr>
      <w:b/>
      <w:bCs/>
    </w:rPr>
  </w:style>
  <w:style w:type="paragraph" w:styleId="EndNoteBibliographyTitle" w:customStyle="1">
    <w:name w:val="EndNote Bibliography Title"/>
    <w:basedOn w:val="Normal"/>
    <w:link w:val="EndNoteBibliographyTitleCar"/>
    <w:qFormat/>
    <w:rsid w:val="008a5d73"/>
    <w:pPr>
      <w:jc w:val="center"/>
    </w:pPr>
    <w:rPr>
      <w:lang w:val="fr-FR"/>
    </w:rPr>
  </w:style>
  <w:style w:type="paragraph" w:styleId="EndNoteBibliography" w:customStyle="1">
    <w:name w:val="EndNote Bibliography"/>
    <w:basedOn w:val="Normal"/>
    <w:link w:val="EndNoteBibliographyCar"/>
    <w:qFormat/>
    <w:rsid w:val="008a5d73"/>
    <w:pPr>
      <w:spacing w:lineRule="auto" w:line="240"/>
    </w:pPr>
    <w:rPr>
      <w:lang w:val="fr-FR"/>
    </w:rPr>
  </w:style>
  <w:style w:type="paragraph" w:styleId="Revision">
    <w:name w:val="Revision"/>
    <w:uiPriority w:val="99"/>
    <w:semiHidden/>
    <w:qFormat/>
    <w:rsid w:val="00646e04"/>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fr-FR" w:bidi="ar-SA"/>
    </w:rPr>
  </w:style>
  <w:style w:type="paragraph" w:styleId="En-tteetpieddepage" w:customStyle="1">
    <w:name w:val="En-tête et pied de page"/>
    <w:basedOn w:val="Normal"/>
    <w:qFormat/>
    <w:pPr/>
    <w:rPr/>
  </w:style>
  <w:style w:type="paragraph" w:styleId="Header">
    <w:name w:val="Header"/>
    <w:basedOn w:val="Normal"/>
    <w:link w:val="En-tteCar"/>
    <w:uiPriority w:val="99"/>
    <w:unhideWhenUsed/>
    <w:rsid w:val="00b768ae"/>
    <w:pPr>
      <w:tabs>
        <w:tab w:val="clear" w:pos="708"/>
        <w:tab w:val="center" w:pos="4536" w:leader="none"/>
        <w:tab w:val="right" w:pos="9072" w:leader="none"/>
      </w:tabs>
      <w:spacing w:lineRule="auto" w:line="240"/>
    </w:pPr>
    <w:rPr/>
  </w:style>
  <w:style w:type="paragraph" w:styleId="Footer">
    <w:name w:val="Footer"/>
    <w:basedOn w:val="Normal"/>
    <w:link w:val="PieddepageCar"/>
    <w:uiPriority w:val="99"/>
    <w:unhideWhenUsed/>
    <w:rsid w:val="00b768ae"/>
    <w:pPr>
      <w:tabs>
        <w:tab w:val="clear" w:pos="708"/>
        <w:tab w:val="center" w:pos="4536" w:leader="none"/>
        <w:tab w:val="right" w:pos="9072" w:leader="none"/>
      </w:tabs>
      <w:spacing w:lineRule="auto" w:line="240"/>
    </w:pPr>
    <w:rPr/>
  </w:style>
  <w:style w:type="paragraph" w:styleId="Blocdecitation" w:customStyle="1">
    <w:name w:val="Bloc de citation"/>
    <w:basedOn w:val="Normal"/>
    <w:qFormat/>
    <w:pPr>
      <w:spacing w:before="0" w:after="283"/>
      <w:ind w:left="567" w:right="567"/>
    </w:pPr>
    <w:rPr/>
  </w:style>
  <w:style w:type="paragraph" w:styleId="Bibliographie1" w:customStyle="1">
    <w:name w:val="Bibliographie 1"/>
    <w:basedOn w:val="Index"/>
    <w:qFormat/>
    <w:pPr>
      <w:tabs>
        <w:tab w:val="clear" w:pos="708"/>
        <w:tab w:val="right" w:pos="9070" w:leader="dot"/>
      </w:tabs>
    </w:pPr>
    <w:rPr/>
  </w:style>
  <w:style w:type="numbering" w:styleId="NoList" w:default="1">
    <w:name w:val="No List"/>
    <w:uiPriority w:val="99"/>
    <w:semiHidden/>
    <w:unhideWhenUsed/>
    <w:qFormat/>
  </w:style>
  <w:style w:type="numbering" w:styleId="WWOutlineListStyle" w:customStyle="1">
    <w:name w:val="WW_OutlineListStyle"/>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8e7a4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54FFE-088A-D646-86C0-834B92FFD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LibreOffice/7.6.2.1$Windows_X86_64 LibreOffice_project/56f7684011345957bbf33a7ee678afaf4d2ba333</Application>
  <AppVersion>15.0000</AppVersion>
  <Pages>4</Pages>
  <Words>1367</Words>
  <Characters>7901</Characters>
  <CharactersWithSpaces>9231</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2026-02-16T10:15:00Z</dcterms:created>
  <dc:creator>Guilhem BOUSQUET</dc:creator>
  <dc:description/>
  <dc:language>fr-FR</dc:language>
  <cp:lastModifiedBy/>
  <cp:lastPrinted>2026-01-11T07:30:00Z</cp:lastPrinted>
  <dcterms:modified xsi:type="dcterms:W3CDTF">2026-02-18T13:45:29Z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6FKWGkpxY8t_1">
    <vt:lpwstr>ZOTERO_ITEM CSL_CITATION {"citationID":"lHDuQoFt","properties":{"formattedCitation":"(38)","plainCitation":"(38)","noteIndex":0},"citationItems":[{"id":96,"uris":["http://zotero.org/users/local/WYtZaac4/items/A3ADNM2J"],"itemData":{"id":96,"type":"article</vt:lpwstr>
  </property>
  <property fmtid="{D5CDD505-2E9C-101B-9397-08002B2CF9AE}" pid="3" name="ZOTERO_BREF_06FKWGkpxY8t_2">
    <vt:lpwstr>-journal","container-title":"The American Journal of Clinical Nutrition","DOI":"10.1093/ajcn/nqaa238","ISSN":"00029165","issue":"1","journalAbbreviation":"The American Journal of Clinical Nutrition","language":"en","page":"129-141","source":"DOI.org (Cros</vt:lpwstr>
  </property>
  <property fmtid="{D5CDD505-2E9C-101B-9397-08002B2CF9AE}" pid="4" name="ZOTERO_BREF_06FKWGkpxY8t_3">
    <vt:lpwstr>sref)","title":"The obesity paradox for mid- and long-term mortality in older cancer patients: a prospective multicenter cohort study","title-short":"The obesity paradox for mid- and long-term mortality in older cancer patients","volume":"113","author":[{</vt:lpwstr>
  </property>
  <property fmtid="{D5CDD505-2E9C-101B-9397-08002B2CF9AE}" pid="5" name="ZOTERO_BREF_06FKWGkpxY8t_4">
    <vt:lpwstr>"family":"Martinez-Tapia","given":"Claudia"},{"family":"Diot","given":"Thomas"},{"family":"Oubaya","given":"Nadia"},{"family":"Paillaud","given":"Elena"},{"family":"Poisson","given":"Johanne"},{"family":"Gisselbrecht","given":"Mathilde"},{"family":"Moriss</vt:lpwstr>
  </property>
  <property fmtid="{D5CDD505-2E9C-101B-9397-08002B2CF9AE}" pid="6" name="ZOTERO_BREF_06FKWGkpxY8t_5">
    <vt:lpwstr>et","given":"Laure"},{"family":"Caillet","given":"Philippe"},{"family":"Baudin","given":"Aurélie"},{"family":"Pamoukdjian","given":"Fréderic"},{"family":"Broussier","given":"Amaury"},{"family":"Bastuji-Garin","given":"Sylvie"},{"family":"Laurent","given":</vt:lpwstr>
  </property>
  <property fmtid="{D5CDD505-2E9C-101B-9397-08002B2CF9AE}" pid="7" name="ZOTERO_BREF_06FKWGkpxY8t_6">
    <vt:lpwstr>"Marie"},{"family":"Canouï-Poitrine","given":"Florence"}],"issued":{"date-parts":[["2021",1]]}}}],"schema":"https://github.com/citation-style-language/schema/raw/master/csl-citation.json"}</vt:lpwstr>
  </property>
  <property fmtid="{D5CDD505-2E9C-101B-9397-08002B2CF9AE}" pid="8" name="ZOTERO_BREF_0WcX7pQvMNCc_1">
    <vt:lpwstr>ZOTERO_ITEM CSL_CITATION {"citationID":"iDcFvziK","properties":{"formattedCitation":"(13)","plainCitation":"(13)","dontUpdate":true,"noteIndex":0},"citationItems":[{"id":34,"uris":["http://zotero.org/users/local/WYtZaac4/items/WARK2WCS"],"itemData":{"id":</vt:lpwstr>
  </property>
  <property fmtid="{D5CDD505-2E9C-101B-9397-08002B2CF9AE}" pid="9" name="ZOTERO_BREF_0WcX7pQvMNCc_10">
    <vt:lpwstr>ting format would be warranted for future studies to estimate true effect size of air pollution on TL.","container-title":"Cardiovascular Diagnosis and Therapy","DOI":"10.21037/cdt.2018.06.05","ISSN":"2223-3652","issue":"4","journalAbbreviation":"Cardiova</vt:lpwstr>
  </property>
  <property fmtid="{D5CDD505-2E9C-101B-9397-08002B2CF9AE}" pid="10" name="ZOTERO_BREF_0WcX7pQvMNCc_11">
    <vt:lpwstr>sc Diagn Ther","page":"480-492","PMID":"30214863","PMCID":"PMC6129826","source":"PubMed Central","title":"Air pollution and telomere length: a systematic review of 12,058 subjects","title-short":"Air pollution and telomere length","volume":"8","author":[{</vt:lpwstr>
  </property>
  <property fmtid="{D5CDD505-2E9C-101B-9397-08002B2CF9AE}" pid="11" name="ZOTERO_BREF_0WcX7pQvMNCc_12">
    <vt:lpwstr>"family":"Zhao","given":"Bing"},{"family":"Vo","given":"Ha Q."},{"family":"Johnston","given":"Fay H."},{"family":"Negishi","given":"Kazuaki"}],"issued":{"date-parts":[["2018",8]]}}}],"schema":"https://github.com/citation-style-language/schema/raw/master/c</vt:lpwstr>
  </property>
  <property fmtid="{D5CDD505-2E9C-101B-9397-08002B2CF9AE}" pid="12" name="ZOTERO_BREF_0WcX7pQvMNCc_13">
    <vt:lpwstr>sl-citation.json"}</vt:lpwstr>
  </property>
  <property fmtid="{D5CDD505-2E9C-101B-9397-08002B2CF9AE}" pid="13" name="ZOTERO_BREF_0WcX7pQvMNCc_2">
    <vt:lpwstr>34,"type":"article-journal","abstract":"Background\nOver recent decades, adverse effects of ambient air pollution on the cardiovascular system have been clearly demonstrated. However, the underlying mechanisms are not fully elucidated. Air pollution may a</vt:lpwstr>
  </property>
  <property fmtid="{D5CDD505-2E9C-101B-9397-08002B2CF9AE}" pid="14" name="ZOTERO_BREF_0WcX7pQvMNCc_3">
    <vt:lpwstr>ccelerates biological aging and thereby the susceptibility to cardiovascular diseases (CVDs). Telomeres are tandem repetitive DNA complexes that play a critical role in maintaining chromosome stability. There are, however, heterogeneities among the report</vt:lpwstr>
  </property>
  <property fmtid="{D5CDD505-2E9C-101B-9397-08002B2CF9AE}" pid="15" name="ZOTERO_BREF_0WcX7pQvMNCc_4">
    <vt:lpwstr>ed effects of air pollution on telomere. This study sought to evaluate the existing literature on the association between air pollution and telomere length (TL).\n\nMethods\nTwo reviewers independently searched on electronic databases including PUBMED, EM</vt:lpwstr>
  </property>
  <property fmtid="{D5CDD505-2E9C-101B-9397-08002B2CF9AE}" pid="16" name="ZOTERO_BREF_0WcX7pQvMNCc_5">
    <vt:lpwstr>BASE, SCOPUS, WEB OF SCIENCE and Ovid. The key terms were “air pollution” and “telomere” without language restriction. Articles relating to tobacco smoke were excluded.\n\nResults\nA total of 12,058 subjects from 25 articles remained for final review. All</vt:lpwstr>
  </property>
  <property fmtid="{D5CDD505-2E9C-101B-9397-08002B2CF9AE}" pid="17" name="ZOTERO_BREF_0WcX7pQvMNCc_6">
    <vt:lpwstr> were observational studies: 14 cross-sectional, 6 cohort and 5 case-control studies. Nineteen (76%) assessed leukocyte telomere length (LTL) of which 15 found associations between air pollution and shorter TL, 2 with longer TL, 1 had mixed results, and a</vt:lpwstr>
  </property>
  <property fmtid="{D5CDD505-2E9C-101B-9397-08002B2CF9AE}" pid="18" name="ZOTERO_BREF_0WcX7pQvMNCc_7">
    <vt:lpwstr> study of patients with type 2 diabetes found non-significant associations with TL. One found longer TL from saliva. The remaining studies were of placental cells, buccal cells or sperm and all reported shorter TL associated with air pollution. Particulat</vt:lpwstr>
  </property>
  <property fmtid="{D5CDD505-2E9C-101B-9397-08002B2CF9AE}" pid="19" name="ZOTERO_BREF_0WcX7pQvMNCc_8">
    <vt:lpwstr>e matter (PM) was investigated in 8 articles, and the remainder assessed black carbon (BC), benzene, lead, cadmium and polycyclic aromatic hydrocarbon (PAH). Geographically, 11 studies were conducted in Europe, with 10 in Asia and 4 in North America. Whil</vt:lpwstr>
  </property>
  <property fmtid="{D5CDD505-2E9C-101B-9397-08002B2CF9AE}" pid="20" name="ZOTERO_BREF_0WcX7pQvMNCc_9">
    <vt:lpwstr>e all followed Cawthon’s protocol for TL assessment, discordance in the reporting formats did not allow us to perform a quantitative meta-analysis.\n\nConclusions\nMost of the studies support the association of shorter TL with air pollution. Uniform repor</vt:lpwstr>
  </property>
  <property fmtid="{D5CDD505-2E9C-101B-9397-08002B2CF9AE}" pid="21" name="ZOTERO_BREF_0yFE0lM9c7KN_1">
    <vt:lpwstr>ZOTERO_ITEM CSL_CITATION {"citationID":"Nv3OQRlS","properties":{"formattedCitation":"(2)","plainCitation":"(2)","noteIndex":0},"citationItems":[{"id":109,"uris":["http://zotero.org/users/local/WYtZaac4/items/ACHA9XRX"],"itemData":{"id":109,"type":"article</vt:lpwstr>
  </property>
  <property fmtid="{D5CDD505-2E9C-101B-9397-08002B2CF9AE}" pid="22" name="ZOTERO_BREF_0yFE0lM9c7KN_2">
    <vt:lpwstr>-journal","container-title":"eBioMedicine","DOI":"10.1016/j.ebiom.2024.104973","ISSN":"23523964","journalAbbreviation":"eBioMedicine","language":"en","page":"104973","source":"DOI.org (Crossref)","title":"Multimorbidity: a complex challenge to support and</vt:lpwstr>
  </property>
  <property fmtid="{D5CDD505-2E9C-101B-9397-08002B2CF9AE}" pid="23" name="ZOTERO_BREF_0yFE0lM9c7KN_3">
    <vt:lpwstr> optimise individual health","title-short":"Multimorbidity","volume":"99","author":[{"literal":"eBioMedicine"}],"issued":{"date-parts":[["2024",1]]}}}],"schema":"https://github.com/citation-style-language/schema/raw/master/csl-citation.json"}</vt:lpwstr>
  </property>
  <property fmtid="{D5CDD505-2E9C-101B-9397-08002B2CF9AE}" pid="24" name="ZOTERO_BREF_2gXidLZxs7lm_1">
    <vt:lpwstr>ZOTERO_ITEM CSL_CITATION {"citationID":"AZCBoom7","properties":{"formattedCitation":"(24)","plainCitation":"(24)","noteIndex":0},"citationItems":[{"id":63,"uris":["http://zotero.org/users/local/WYtZaac4/items/YBFSMNX9"],"itemData":{"id":63,"type":"chapter</vt:lpwstr>
  </property>
  <property fmtid="{D5CDD505-2E9C-101B-9397-08002B2CF9AE}" pid="25" name="ZOTERO_BREF_2gXidLZxs7lm_2">
    <vt:lpwstr>","abstract":"Hashimoto thyroiditis is an autoimmune disease that destroys thyroid follicular cells via cell- and antibody-mediated mechanisms. This disease is also known as chronic autoimmune thyroiditis and chronic lymphocytic thyroiditis. Hashimoto thy</vt:lpwstr>
  </property>
  <property fmtid="{D5CDD505-2E9C-101B-9397-08002B2CF9AE}" pid="26" name="ZOTERO_BREF_2gXidLZxs7lm_3">
    <vt:lpwstr>roiditis is the most common cause of hypothyroidism in developed countries. The pathophysiology of this disease involves the formation of antithyroid antibodies and T cell activation that target thyroid tissue, leading to progressive fibrosis. Together wi</vt:lpwstr>
  </property>
  <property fmtid="{D5CDD505-2E9C-101B-9397-08002B2CF9AE}" pid="27" name="ZOTERO_BREF_2gXidLZxs7lm_4">
    <vt:lpwstr>th Graves disease, this condition comes in the category of autoimmune thyroid disorders. This condition was initially described by a Japanese physician, Haruto Hashimoto, in 1912 as \"struma lymphomatosa\" after he found enlarged thyroids having lymphocyt</vt:lpwstr>
  </property>
  <property fmtid="{D5CDD505-2E9C-101B-9397-08002B2CF9AE}" pid="28" name="ZOTERO_BREF_2gXidLZxs7lm_5">
    <vt:lpwstr>ic infiltration. Women are more commonly affected. The female-to-male ratio is at least 7:1 to 10:1. The incidence of Hashimoto thyroiditis increases with age, with most cases found between the ages of 45 and 55 years. The incidence tends to be higher in </vt:lpwstr>
  </property>
  <property fmtid="{D5CDD505-2E9C-101B-9397-08002B2CF9AE}" pid="29" name="ZOTERO_BREF_2gXidLZxs7lm_6">
    <vt:lpwstr>countries with lower iodine deficiency prevalence. Hashimoto thyroiditis can occur alone or as part of autoimmune polyglandular syndrome. Some individuals with Graves disease might transform into Hashimoto thyroiditis and vice versa. This could indicate a</vt:lpwstr>
  </property>
  <property fmtid="{D5CDD505-2E9C-101B-9397-08002B2CF9AE}" pid="30" name="ZOTERO_BREF_2gXidLZxs7lm_7">
    <vt:lpwstr> common pathogenesis for these disorders, but different clinical presentations.","call-number":"NBK459262","container-title":"StatPearls","event-place":"Treasure Island (FL)","language":"eng","license":"Copyright © 2025, StatPearls Publishing LLC.","note"</vt:lpwstr>
  </property>
  <property fmtid="{D5CDD505-2E9C-101B-9397-08002B2CF9AE}" pid="31" name="ZOTERO_BREF_2gXidLZxs7lm_8">
    <vt:lpwstr>:"PMID: 29083758","publisher":"StatPearls Publishing","publisher-place":"Treasure Island (FL)","source":"PubMed","title":"Hashimoto Thyroiditis","URL":"http://www.ncbi.nlm.nih.gov/books/NBK459262/","author":[{"family":"Kaur","given":"Jasleen"},{"family":"</vt:lpwstr>
  </property>
  <property fmtid="{D5CDD505-2E9C-101B-9397-08002B2CF9AE}" pid="32" name="ZOTERO_BREF_2gXidLZxs7lm_9">
    <vt:lpwstr>Vadakekut","given":"Elsa S."}],"accessed":{"date-parts":[["2026",1,14]]},"issued":{"date-parts":[["2025"]]}}}],"schema":"https://github.com/citation-style-language/schema/raw/master/csl-citation.json"}</vt:lpwstr>
  </property>
  <property fmtid="{D5CDD505-2E9C-101B-9397-08002B2CF9AE}" pid="33" name="ZOTERO_BREF_3jQ7jE5OTB6H_1">
    <vt:lpwstr>ZOTERO_ITEM CSL_CITATION {"citationID":"2KSRoWYX","properties":{"formattedCitation":"(31\\uc0\\u8211{}33)","plainCitation":"(31–33)","noteIndex":0},"citationItems":[{"id":85,"uris":["http://zotero.org/users/local/WYtZaac4/items/TG95Z3RX"],"itemData":{"id"</vt:lpwstr>
  </property>
  <property fmtid="{D5CDD505-2E9C-101B-9397-08002B2CF9AE}" pid="34" name="ZOTERO_BREF_3jQ7jE5OTB6H_10">
    <vt:lpwstr> of coronavirus disease 2019 on diabetes care in Japan","volume":"12","author":[{"family":"Minoura","given":"Akira"},{"family":"Sugiyama","given":"Takehiro"},{"family":"Koyama","given":"Teruhide"},{"family":"Yoshioka","given":"Takashi"},{"family":"Tabuchi</vt:lpwstr>
  </property>
  <property fmtid="{D5CDD505-2E9C-101B-9397-08002B2CF9AE}" pid="35" name="ZOTERO_BREF_3jQ7jE5OTB6H_11">
    <vt:lpwstr>","given":"Takahiro"}],"issued":{"date-parts":[["2022",9,27]]}}},{"id":87,"uris":["http://zotero.org/users/local/WYtZaac4/items/LWTZPFFY"],"itemData":{"id":87,"type":"article-journal","container-title":"Research in Social and Administrative Pharmacy","DOI</vt:lpwstr>
  </property>
  <property fmtid="{D5CDD505-2E9C-101B-9397-08002B2CF9AE}" pid="36" name="ZOTERO_BREF_3jQ7jE5OTB6H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37" name="ZOTERO_BREF_3jQ7jE5OTB6H_13">
    <vt:lpwstr>deling","volume":"4","author":[{"family":"Schreiber","given":"James B."}],"issued":{"date-parts":[["2008",6]]}}},{"id":88,"uris":["http://zotero.org/users/local/WYtZaac4/items/5NDCRQQ8"],"itemData":{"id":88,"type":"article-journal","container-title":"Natu</vt:lpwstr>
  </property>
  <property fmtid="{D5CDD505-2E9C-101B-9397-08002B2CF9AE}" pid="38" name="ZOTERO_BREF_3jQ7jE5OTB6H_14">
    <vt:lpwstr>re Genetics","DOI":"10.1038/s41588-019-0403-1","ISSN":"1061-4036, 1546-1718","issue":"5","journalAbbreviation":"Nat Genet","language":"en","page":"804-814","source":"DOI.org (Crossref)","title":"Maternal and fetal genetic effects on birth weight and their</vt:lpwstr>
  </property>
  <property fmtid="{D5CDD505-2E9C-101B-9397-08002B2CF9AE}" pid="39" name="ZOTERO_BREF_3jQ7jE5OTB6H_15">
    <vt:lpwstr> relevance to cardio-metabolic risk factors","volume":"51","author":[{"literal":"EGG Consortium"},{"family":"Warrington","given":"Nicole M."},{"family":"Beaumont","given":"Robin N."},{"family":"Horikoshi","given":"Momoko"},{"family":"Day","given":"Felix R</vt:lpwstr>
  </property>
  <property fmtid="{D5CDD505-2E9C-101B-9397-08002B2CF9AE}" pid="40" name="ZOTERO_BREF_3jQ7jE5OTB6H_16">
    <vt:lpwstr>."},{"family":"Helgeland","given":"Øyvind"},{"family":"Laurin","given":"Charles"},{"family":"Bacelis","given":"Jonas"},{"family":"Peng","given":"Shouneng"},{"family":"Hao","given":"Ke"},{"family":"Feenstra","given":"Bjarke"},{"family":"Wood","given":"Andr</vt:lpwstr>
  </property>
  <property fmtid="{D5CDD505-2E9C-101B-9397-08002B2CF9AE}" pid="41" name="ZOTERO_BREF_3jQ7jE5OTB6H_17">
    <vt:lpwstr>ew R."},{"family":"Mahajan","given":"Anubha"},{"family":"Tyrrell","given":"Jessica"},{"family":"Robertson","given":"Neil R."},{"family":"Rayner","given":"N. William"},{"family":"Qiao","given":"Zhen"},{"family":"Moen","given":"Gunn-Helen"},{"family":"Vaude</vt:lpwstr>
  </property>
  <property fmtid="{D5CDD505-2E9C-101B-9397-08002B2CF9AE}" pid="42" name="ZOTERO_BREF_3jQ7jE5OTB6H_18">
    <vt:lpwstr>l","given":"Marc"},{"family":"Marsit","given":"Carmen J."},{"family":"Chen","given":"Jia"},{"family":"Nodzenski","given":"Michael"},{"family":"Schnurr","given":"Theresia M."},{"family":"Zafarmand","given":"Mohammad H."},{"family":"Bradfield","given":"Jona</vt:lpwstr>
  </property>
  <property fmtid="{D5CDD505-2E9C-101B-9397-08002B2CF9AE}" pid="43" name="ZOTERO_BREF_3jQ7jE5OTB6H_19">
    <vt:lpwstr>than P."},{"family":"Grarup","given":"Niels"},{"family":"Kooijman","given":"Marjolein N."},{"family":"Li-Gao","given":"Ruifang"},{"family":"Geller","given":"Frank"},{"family":"Ahluwalia","given":"Tarunveer S."},{"family":"Paternoster","given":"Lavinia"},{</vt:lpwstr>
  </property>
  <property fmtid="{D5CDD505-2E9C-101B-9397-08002B2CF9AE}" pid="44" name="ZOTERO_BREF_3jQ7jE5OTB6H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45" name="ZOTERO_BREF_3jQ7jE5OTB6H_20">
    <vt:lpwstr>"family":"Rueedi","given":"Rico"},{"family":"Huikari","given":"Ville"},{"family":"Hottenga","given":"Jouke-Jan"},{"family":"Lyytikäinen","given":"Leo-Pekka"},{"family":"Cavadino","given":"Alana"},{"family":"Metrustry","given":"Sarah"},{"family":"Cousminer</vt:lpwstr>
  </property>
  <property fmtid="{D5CDD505-2E9C-101B-9397-08002B2CF9AE}" pid="46" name="ZOTERO_BREF_3jQ7jE5OTB6H_21">
    <vt:lpwstr>","given":"Diana L."},{"family":"Wu","given":"Ying"},{"family":"Thiering","given":"Elisabeth"},{"family":"Wang","given":"Carol A."},{"family":"Have","given":"Christian T."},{"family":"Vilor-Tejedor","given":"Natalia"},{"family":"Joshi","given":"Peter K."}</vt:lpwstr>
  </property>
  <property fmtid="{D5CDD505-2E9C-101B-9397-08002B2CF9AE}" pid="47" name="ZOTERO_BREF_3jQ7jE5OTB6H_22">
    <vt:lpwstr>,{"family":"Painter","given":"Jodie N."},{"family":"Ntalla","given":"Ioanna"},{"family":"Myhre","given":"Ronny"},{"family":"Pitkänen","given":"Niina"},{"family":"Van Leeuwen","given":"Elisabeth M."},{"family":"Joro","given":"Raimo"},{"family":"Lagou","giv</vt:lpwstr>
  </property>
  <property fmtid="{D5CDD505-2E9C-101B-9397-08002B2CF9AE}" pid="48" name="ZOTERO_BREF_3jQ7jE5OTB6H_23">
    <vt:lpwstr>en":"Vasiliki"},{"family":"Richmond","given":"Rebecca C."},{"family":"Espinosa","given":"Ana"},{"family":"Barton","given":"Sheila J."},{"family":"Inskip","given":"Hazel M."},{"family":"Holloway","given":"John W."},{"family":"Santa-Marina","given":"Loreto"</vt:lpwstr>
  </property>
  <property fmtid="{D5CDD505-2E9C-101B-9397-08002B2CF9AE}" pid="49" name="ZOTERO_BREF_3jQ7jE5OTB6H_24">
    <vt:lpwstr>},{"family":"Estivill","given":"Xavier"},{"family":"Ang","given":"Wei"},{"family":"Marsh","given":"Julie A."},{"family":"Reichetzeder","given":"Christoph"},{"family":"Marullo","given":"Letizia"},{"family":"Hocher","given":"Berthold"},{"family":"Lunetta","</vt:lpwstr>
  </property>
  <property fmtid="{D5CDD505-2E9C-101B-9397-08002B2CF9AE}" pid="50" name="ZOTERO_BREF_3jQ7jE5OTB6H_25">
    <vt:lpwstr>given":"Kathryn L."},{"family":"Murabito","given":"Joanne M."},{"family":"Relton","given":"Caroline L."},{"family":"Kogevinas","given":"Manolis"},{"family":"Chatzi","given":"Leda"},{"family":"Allard","given":"Catherine"},{"family":"Bouchard","given":"Luig</vt:lpwstr>
  </property>
  <property fmtid="{D5CDD505-2E9C-101B-9397-08002B2CF9AE}" pid="51" name="ZOTERO_BREF_3jQ7jE5OTB6H_26">
    <vt:lpwstr>i"},{"family":"Hivert","given":"Marie-France"},{"family":"Zhang","given":"Ge"},{"family":"Muglia","given":"Louis J."},{"family":"Heikkinen","given":"Jani"},{"family":"Morgen","given":"Camilla S."},{"family":"Van Kampen","given":"Antoine H. C."},{"family":</vt:lpwstr>
  </property>
  <property fmtid="{D5CDD505-2E9C-101B-9397-08002B2CF9AE}" pid="52" name="ZOTERO_BREF_3jQ7jE5OTB6H_27">
    <vt:lpwstr>"Van Schaik","given":"Barbera D. C."},{"family":"Mentch","given":"Frank D."},{"family":"Langenberg","given":"Claudia"},{"family":"Luan","given":"Jian’an"},{"family":"Scott","given":"Robert A."},{"family":"Zhao","given":"Jing Hua"},{"family":"Hemani","give</vt:lpwstr>
  </property>
  <property fmtid="{D5CDD505-2E9C-101B-9397-08002B2CF9AE}" pid="53" name="ZOTERO_BREF_3jQ7jE5OTB6H_28">
    <vt:lpwstr>n":"Gibran"},{"family":"Ring","given":"Susan M."},{"family":"Bennett","given":"Amanda J."},{"family":"Gaulton","given":"Kyle J."},{"family":"Fernandez-Tajes","given":"Juan"},{"family":"Van Zuydam","given":"Natalie R."},{"family":"Medina-Gomez","given":"Ca</vt:lpwstr>
  </property>
  <property fmtid="{D5CDD505-2E9C-101B-9397-08002B2CF9AE}" pid="54" name="ZOTERO_BREF_3jQ7jE5OTB6H_29">
    <vt:lpwstr>rolina"},{"family":"De Haan","given":"Hugoline G."},{"family":"Rosendaal","given":"Frits R."},{"family":"Kutalik","given":"Zoltán"},{"family":"Marques-Vidal","given":"Pedro"},{"family":"Das","given":"Shikta"},{"family":"Willemsen","given":"Gonneke"},{"fam</vt:lpwstr>
  </property>
  <property fmtid="{D5CDD505-2E9C-101B-9397-08002B2CF9AE}" pid="55" name="ZOTERO_BREF_3jQ7jE5OTB6H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56" name="ZOTERO_BREF_3jQ7jE5OTB6H_30">
    <vt:lpwstr>ily":"Mbarek","given":"Hamdi"},{"family":"Müller-Nurasyid","given":"Martina"},{"family":"Standl","given":"Marie"},{"family":"Appel","given":"Emil V. R."},{"family":"Fonvig","given":"Cilius E."},{"family":"Trier","given":"Caecilie"},{"family":"Van Beijster</vt:lpwstr>
  </property>
  <property fmtid="{D5CDD505-2E9C-101B-9397-08002B2CF9AE}" pid="57" name="ZOTERO_BREF_3jQ7jE5OTB6H_31">
    <vt:lpwstr>veldt","given":"Catharina E. M."},{"family":"Murcia","given":"Mario"},{"family":"Bustamante","given":"Mariona"},{"family":"Bonas-Guarch","given":"Sílvia"},{"family":"Hougaard","given":"David M."},{"family":"Mercader","given":"Josep M."},{"family":"Linnebe</vt:lpwstr>
  </property>
  <property fmtid="{D5CDD505-2E9C-101B-9397-08002B2CF9AE}" pid="58" name="ZOTERO_BREF_3jQ7jE5OTB6H_32">
    <vt:lpwstr>rg","given":"Allan"},{"family":"Schraut","given":"Katharina E."},{"family":"Lind","given":"Penelope A."},{"family":"Medland","given":"Sarah E."},{"family":"Shields","given":"Beverley M."},{"family":"Knight","given":"Bridget A."},{"family":"Chai","given":"</vt:lpwstr>
  </property>
  <property fmtid="{D5CDD505-2E9C-101B-9397-08002B2CF9AE}" pid="59" name="ZOTERO_BREF_3jQ7jE5OTB6H_33">
    <vt:lpwstr>Jin-Fang"},{"family":"Panoutsopoulou","given":"Kalliope"},{"family":"Bartels","given":"Meike"},{"family":"Sánchez","given":"Friman"},{"family":"Stokholm","given":"Jakob"},{"family":"Torrents","given":"David"},{"family":"Vinding","given":"Rebecca K."},{"fa</vt:lpwstr>
  </property>
  <property fmtid="{D5CDD505-2E9C-101B-9397-08002B2CF9AE}" pid="60" name="ZOTERO_BREF_3jQ7jE5OTB6H_34">
    <vt:lpwstr>mily":"Willems","given":"Sara M."},{"family":"Atalay","given":"Mustafa"},{"family":"Chawes","given":"Bo L."},{"family":"Kovacs","given":"Peter"},{"family":"Prokopenko","given":"Inga"},{"family":"Tuke","given":"Marcus A."},{"family":"Yaghootkar","given":"H</vt:lpwstr>
  </property>
  <property fmtid="{D5CDD505-2E9C-101B-9397-08002B2CF9AE}" pid="61" name="ZOTERO_BREF_3jQ7jE5OTB6H_35">
    <vt:lpwstr>anieh"},{"family":"Ruth","given":"Katherine S."},{"family":"Jones","given":"Samuel E."},{"family":"Loh","given":"Po-Ru"},{"family":"Murray","given":"Anna"},{"family":"Weedon","given":"Michael N."},{"family":"Tönjes","given":"Anke"},{"family":"Stumvoll","g</vt:lpwstr>
  </property>
  <property fmtid="{D5CDD505-2E9C-101B-9397-08002B2CF9AE}" pid="62" name="ZOTERO_BREF_3jQ7jE5OTB6H_36">
    <vt:lpwstr>iven":"Michael"},{"family":"Michaelsen","given":"Kim F."},{"family":"Eloranta","given":"Aino-Maija"},{"family":"Lakka","given":"Timo A."},{"family":"Van Duijn","given":"Cornelia M."},{"family":"Kiess","given":"Wieland"},{"family":"Körner","given":"Antje"}</vt:lpwstr>
  </property>
  <property fmtid="{D5CDD505-2E9C-101B-9397-08002B2CF9AE}" pid="63" name="ZOTERO_BREF_3jQ7jE5OTB6H_37">
    <vt:lpwstr>,{"family":"Niinikoski","given":"Harri"},{"family":"Pahkala","given":"Katja"},{"family":"Raitakari","given":"Olli T."},{"family":"Jacobsson","given":"Bo"},{"family":"Zeggini","given":"Eleftheria"},{"family":"Dedoussis","given":"George V."},{"family":"Teo"</vt:lpwstr>
  </property>
  <property fmtid="{D5CDD505-2E9C-101B-9397-08002B2CF9AE}" pid="64" name="ZOTERO_BREF_3jQ7jE5OTB6H_38">
    <vt:lpwstr>,"given":"Yik-Ying"},{"family":"Saw","given":"Seang-Mei"},{"family":"Montgomery","given":"Grant W."},{"family":"Campbell","given":"Harry"},{"family":"Wilson","given":"James F."},{"family":"Vrijkotte","given":"Tanja G. M."},{"family":"Vrijheid","given":"Ma</vt:lpwstr>
  </property>
  <property fmtid="{D5CDD505-2E9C-101B-9397-08002B2CF9AE}" pid="65" name="ZOTERO_BREF_3jQ7jE5OTB6H_39">
    <vt:lpwstr>rtine"},{"family":"De Geus","given":"Eco J. C. N."},{"family":"Hayes","given":"M. Geoffrey"},{"family":"Kadarmideen","given":"Haja N."},{"family":"Holm","given":"Jens-Christian"},{"family":"Beilin","given":"Lawrence J."},{"family":"Pennell","given":"Craig</vt:lpwstr>
  </property>
  <property fmtid="{D5CDD505-2E9C-101B-9397-08002B2CF9AE}" pid="66" name="ZOTERO_BREF_3jQ7jE5OTB6H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67" name="ZOTERO_BREF_3jQ7jE5OTB6H_40">
    <vt:lpwstr> E."},{"family":"Heinrich","given":"Joachim"},{"family":"Adair","given":"Linda S."},{"family":"Borja","given":"Judith B."},{"family":"Mohlke","given":"Karen L."},{"family":"Eriksson","given":"Johan G."},{"family":"Widén","given":"Elisabeth E."},{"family":</vt:lpwstr>
  </property>
  <property fmtid="{D5CDD505-2E9C-101B-9397-08002B2CF9AE}" pid="68" name="ZOTERO_BREF_3jQ7jE5OTB6H_41">
    <vt:lpwstr>"Hattersley","given":"Andrew T."},{"family":"Spector","given":"Tim D."},{"family":"Kähönen","given":"Mika"},{"family":"Viikari","given":"Jorma S."},{"family":"Lehtimäki","given":"Terho"},{"family":"Boomsma","given":"Dorret I."},{"family":"Sebert","given":</vt:lpwstr>
  </property>
  <property fmtid="{D5CDD505-2E9C-101B-9397-08002B2CF9AE}" pid="69" name="ZOTERO_BREF_3jQ7jE5OTB6H_42">
    <vt:lpwstr>"Sylvain"},{"family":"Vollenweider","given":"Peter"},{"family":"Sørensen","given":"Thorkild I. A."},{"family":"Bisgaard","given":"Hans"},{"family":"Bønnelykke","given":"Klaus"},{"family":"Murray","given":"Jeffrey C."},{"family":"Melbye","given":"Mads"},{"</vt:lpwstr>
  </property>
  <property fmtid="{D5CDD505-2E9C-101B-9397-08002B2CF9AE}" pid="70" name="ZOTERO_BREF_3jQ7jE5OTB6H_43">
    <vt:lpwstr>family":"Nohr","given":"Ellen A."},{"family":"Mook-Kanamori","given":"Dennis O."},{"family":"Rivadeneira","given":"Fernando"},{"family":"Hofman","given":"Albert"},{"family":"Felix","given":"Janine F."},{"family":"Jaddoe","given":"Vincent W. V."},{"family"</vt:lpwstr>
  </property>
  <property fmtid="{D5CDD505-2E9C-101B-9397-08002B2CF9AE}" pid="71" name="ZOTERO_BREF_3jQ7jE5OTB6H_44">
    <vt:lpwstr>:"Hansen","given":"Torben"},{"family":"Pisinger","given":"Charlotta"},{"family":"Vaag","given":"Allan A."},{"family":"Pedersen","given":"Oluf"},{"family":"Uitterlinden","given":"André G."},{"family":"Järvelin","given":"Marjo-Riitta"},{"family":"Power","gi</vt:lpwstr>
  </property>
  <property fmtid="{D5CDD505-2E9C-101B-9397-08002B2CF9AE}" pid="72" name="ZOTERO_BREF_3jQ7jE5OTB6H_45">
    <vt:lpwstr>ven":"Christine"},{"family":"Hyppönen","given":"Elina"},{"family":"Scholtens","given":"Denise M."},{"family":"Lowe","given":"William L."},{"family":"Davey Smith","given":"George"},{"family":"Timpson","given":"Nicholas J."},{"family":"Morris","given":"Andr</vt:lpwstr>
  </property>
  <property fmtid="{D5CDD505-2E9C-101B-9397-08002B2CF9AE}" pid="73" name="ZOTERO_BREF_3jQ7jE5OTB6H_46">
    <vt:lpwstr>ew P."},{"family":"Wareham","given":"Nicholas J."},{"family":"Hakonarson","given":"Hakon"},{"family":"Grant","given":"Struan F. A."},{"family":"Frayling","given":"Timothy M."},{"family":"Lawlor","given":"Debbie A."},{"family":"Njølstad","given":"Pål R."},</vt:lpwstr>
  </property>
  <property fmtid="{D5CDD505-2E9C-101B-9397-08002B2CF9AE}" pid="74" name="ZOTERO_BREF_3jQ7jE5OTB6H_47">
    <vt:lpwstr>{"family":"Johansson","given":"Stefan"},{"family":"Ong","given":"Ken K."},{"family":"McCarthy","given":"Mark I."},{"family":"Perry","given":"John R. B."},{"family":"Evans","given":"David M."},{"family":"Freathy","given":"Rachel M."}],"issued":{"date-parts</vt:lpwstr>
  </property>
  <property fmtid="{D5CDD505-2E9C-101B-9397-08002B2CF9AE}" pid="75" name="ZOTERO_BREF_3jQ7jE5OTB6H_48">
    <vt:lpwstr>":[["2019",5]]}}}],"schema":"https://github.com/citation-style-language/schema/raw/master/csl-citation.json"}</vt:lpwstr>
  </property>
  <property fmtid="{D5CDD505-2E9C-101B-9397-08002B2CF9AE}" pid="76" name="ZOTERO_BREF_3jQ7jE5OTB6H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77" name="ZOTERO_BREF_3jQ7jE5OTB6H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78" name="ZOTERO_BREF_3jQ7jE5OTB6H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79" name="ZOTERO_BREF_3jQ7jE5OTB6H_8">
    <vt:lpwstr>with diabetes to maintain diabetes treatment.","container-title":"Scientific Reports","DOI":"10.1038/s41598-022-20716-4","ISSN":"2045-2322","issue":"1","journalAbbreviation":"Sci Rep","language":"en","page":"16142","source":"DOI.org (Crossref)","title":"S</vt:lpwstr>
  </property>
  <property fmtid="{D5CDD505-2E9C-101B-9397-08002B2CF9AE}" pid="80" name="ZOTERO_BREF_3jQ7jE5OTB6H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81" name="ZOTERO_BREF_43JkQnoNop0y_1">
    <vt:lpwstr>ZOTERO_ITEM CSL_CITATION {"citationID":"xG6Hv0hi","properties":{"formattedCitation":"(41)","plainCitation":"(41)","noteIndex":0},"citationItems":[{"id":102,"uris":["http://zotero.org/users/local/WYtZaac4/items/M4ICNCMG"],"itemData":{"id":102,"type":"artic</vt:lpwstr>
  </property>
  <property fmtid="{D5CDD505-2E9C-101B-9397-08002B2CF9AE}" pid="82" name="ZOTERO_BREF_43JkQnoNop0y_2">
    <vt:lpwstr>le-journal","container-title":"The Lancet","DOI":"10.1016/S0140-6736(21)00684-X","ISSN":"01406736","issue":"10292","journalAbbreviation":"The Lancet","language":"en","page":"2385-2438","source":"DOI.org (Crossref)","title":"The Lancet women and cardiovasc</vt:lpwstr>
  </property>
  <property fmtid="{D5CDD505-2E9C-101B-9397-08002B2CF9AE}" pid="83" name="ZOTERO_BREF_43JkQnoNop0y_3">
    <vt:lpwstr>ular disease Commission: reducing the global burden by 2030","title-short":"The Lancet women and cardiovascular disease Commission","volume":"397","author":[{"family":"Vogel","given":"Birgit"},{"family":"Acevedo","given":"Monica"},{"family":"Appelman","gi</vt:lpwstr>
  </property>
  <property fmtid="{D5CDD505-2E9C-101B-9397-08002B2CF9AE}" pid="84" name="ZOTERO_BREF_43JkQnoNop0y_4">
    <vt:lpwstr>ven":"Yolande"},{"family":"Bairey Merz","given":"C Noel"},{"family":"Chieffo","given":"Alaide"},{"family":"Figtree","given":"Gemma A"},{"family":"Guerrero","given":"Mayra"},{"family":"Kunadian","given":"Vijay"},{"family":"Lam","given":"Carolyn S P"},{"fam</vt:lpwstr>
  </property>
  <property fmtid="{D5CDD505-2E9C-101B-9397-08002B2CF9AE}" pid="85" name="ZOTERO_BREF_43JkQnoNop0y_5">
    <vt:lpwstr>ily":"Maas","given":"Angela H E M"},{"family":"Mihailidou","given":"Anastasia S"},{"family":"Olszanecka","given":"Agnieszka"},{"family":"Poole","given":"Jeanne E"},{"family":"Saldarriaga","given":"Clara"},{"family":"Saw","given":"Jacqueline"},{"family":"Z</vt:lpwstr>
  </property>
  <property fmtid="{D5CDD505-2E9C-101B-9397-08002B2CF9AE}" pid="86" name="ZOTERO_BREF_43JkQnoNop0y_6">
    <vt:lpwstr>ühlke","given":"Liesl"},{"family":"Mehran","given":"Roxana"}],"issued":{"date-parts":[["2021",6]]}}}],"schema":"https://github.com/citation-style-language/schema/raw/master/csl-citation.json"}</vt:lpwstr>
  </property>
  <property fmtid="{D5CDD505-2E9C-101B-9397-08002B2CF9AE}" pid="87" name="ZOTERO_BREF_6QJPzXDTRhmS_1">
    <vt:lpwstr>ZOTERO_ITEM CSL_CITATION {"citationID":"5pBWxPry","properties":{"formattedCitation":"(13)","plainCitation":"(13)","noteIndex":0},"citationItems":[{"id":34,"uris":["http://zotero.org/users/local/WYtZaac4/items/WARK2WCS"],"itemData":{"id":34,"type":"article</vt:lpwstr>
  </property>
  <property fmtid="{D5CDD505-2E9C-101B-9397-08002B2CF9AE}" pid="88" name="ZOTERO_BREF_6QJPzXDTRhmS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89" name="ZOTERO_BREF_6QJPzXDTRhmS_11">
    <vt:lpwstr>ge":"480-492","PMID":"30214863","PMCID":"PMC6129826","source":"PubMed Central","title":"Air pollution and telomere length: a systematic review of 12,058 subjects","title-short":"Air pollution and telomere length","volume":"8","author":[{"family":"Zhao","g</vt:lpwstr>
  </property>
  <property fmtid="{D5CDD505-2E9C-101B-9397-08002B2CF9AE}" pid="90" name="ZOTERO_BREF_6QJPzXDTRhmS_12">
    <vt:lpwstr>iven":"Bing"},{"family":"Vo","given":"Ha Q."},{"family":"Johnston","given":"Fay H."},{"family":"Negishi","given":"Kazuaki"}],"issued":{"date-parts":[["2018",8]]}}}],"schema":"https://github.com/citation-style-language/schema/raw/master/csl-citation.json"}</vt:lpwstr>
  </property>
  <property fmtid="{D5CDD505-2E9C-101B-9397-08002B2CF9AE}" pid="91" name="ZOTERO_BREF_6QJPzXDTRhmS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92" name="ZOTERO_BREF_6QJPzXDTRhmS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93" name="ZOTERO_BREF_6QJPzXDTRhmS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94" name="ZOTERO_BREF_6QJPzXDTRhmS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95" name="ZOTERO_BREF_6QJPzXDTRhmS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96" name="ZOTERO_BREF_6QJPzXDTRhmS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97" name="ZOTERO_BREF_6QJPzXDTRhmS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98" name="ZOTERO_BREF_6QJPzXDTRhmS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99" name="ZOTERO_BREF_771tVpEFKPno_1">
    <vt:lpwstr>ZOTERO_ITEM CSL_CITATION {"citationID":"UWuhehuy","properties":{"formattedCitation":"(31\\uc0\\u8211{}33)","plainCitation":"(31–33)","noteIndex":0},"citationItems":[{"id":85,"uris":["http://zotero.org/users/local/WYtZaac4/items/TG95Z3RX"],"itemData":{"id"</vt:lpwstr>
  </property>
  <property fmtid="{D5CDD505-2E9C-101B-9397-08002B2CF9AE}" pid="100" name="ZOTERO_BREF_771tVpEFKPno_10">
    <vt:lpwstr> of coronavirus disease 2019 on diabetes care in Japan","volume":"12","author":[{"family":"Minoura","given":"Akira"},{"family":"Sugiyama","given":"Takehiro"},{"family":"Koyama","given":"Teruhide"},{"family":"Yoshioka","given":"Takashi"},{"family":"Tabuchi</vt:lpwstr>
  </property>
  <property fmtid="{D5CDD505-2E9C-101B-9397-08002B2CF9AE}" pid="101" name="ZOTERO_BREF_771tVpEFKPno_11">
    <vt:lpwstr>","given":"Takahiro"}],"issued":{"date-parts":[["2022",9,27]]}}},{"id":87,"uris":["http://zotero.org/users/local/WYtZaac4/items/LWTZPFFY"],"itemData":{"id":87,"type":"article-journal","container-title":"Research in Social and Administrative Pharmacy","DOI</vt:lpwstr>
  </property>
  <property fmtid="{D5CDD505-2E9C-101B-9397-08002B2CF9AE}" pid="102" name="ZOTERO_BREF_771tVpEFKPno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103" name="ZOTERO_BREF_771tVpEFKPno_13">
    <vt:lpwstr>deling","volume":"4","author":[{"family":"Schreiber","given":"James B."}],"issued":{"date-parts":[["2008",6]]}}},{"id":88,"uris":["http://zotero.org/users/local/WYtZaac4/items/5NDCRQQ8"],"itemData":{"id":88,"type":"article-journal","container-title":"Natu</vt:lpwstr>
  </property>
  <property fmtid="{D5CDD505-2E9C-101B-9397-08002B2CF9AE}" pid="104" name="ZOTERO_BREF_771tVpEFKPno_14">
    <vt:lpwstr>re Genetics","DOI":"10.1038/s41588-019-0403-1","ISSN":"1061-4036, 1546-1718","issue":"5","journalAbbreviation":"Nat Genet","language":"en","page":"804-814","source":"DOI.org (Crossref)","title":"Maternal and fetal genetic effects on birth weight and their</vt:lpwstr>
  </property>
  <property fmtid="{D5CDD505-2E9C-101B-9397-08002B2CF9AE}" pid="105" name="ZOTERO_BREF_771tVpEFKPno_15">
    <vt:lpwstr> relevance to cardio-metabolic risk factors","volume":"51","author":[{"literal":"EGG Consortium"},{"family":"Warrington","given":"Nicole M."},{"family":"Beaumont","given":"Robin N."},{"family":"Horikoshi","given":"Momoko"},{"family":"Day","given":"Felix R</vt:lpwstr>
  </property>
  <property fmtid="{D5CDD505-2E9C-101B-9397-08002B2CF9AE}" pid="106" name="ZOTERO_BREF_771tVpEFKPno_16">
    <vt:lpwstr>."},{"family":"Helgeland","given":"Øyvind"},{"family":"Laurin","given":"Charles"},{"family":"Bacelis","given":"Jonas"},{"family":"Peng","given":"Shouneng"},{"family":"Hao","given":"Ke"},{"family":"Feenstra","given":"Bjarke"},{"family":"Wood","given":"Andr</vt:lpwstr>
  </property>
  <property fmtid="{D5CDD505-2E9C-101B-9397-08002B2CF9AE}" pid="107" name="ZOTERO_BREF_771tVpEFKPno_17">
    <vt:lpwstr>ew R."},{"family":"Mahajan","given":"Anubha"},{"family":"Tyrrell","given":"Jessica"},{"family":"Robertson","given":"Neil R."},{"family":"Rayner","given":"N. William"},{"family":"Qiao","given":"Zhen"},{"family":"Moen","given":"Gunn-Helen"},{"family":"Vaude</vt:lpwstr>
  </property>
  <property fmtid="{D5CDD505-2E9C-101B-9397-08002B2CF9AE}" pid="108" name="ZOTERO_BREF_771tVpEFKPno_18">
    <vt:lpwstr>l","given":"Marc"},{"family":"Marsit","given":"Carmen J."},{"family":"Chen","given":"Jia"},{"family":"Nodzenski","given":"Michael"},{"family":"Schnurr","given":"Theresia M."},{"family":"Zafarmand","given":"Mohammad H."},{"family":"Bradfield","given":"Jona</vt:lpwstr>
  </property>
  <property fmtid="{D5CDD505-2E9C-101B-9397-08002B2CF9AE}" pid="109" name="ZOTERO_BREF_771tVpEFKPno_19">
    <vt:lpwstr>than P."},{"family":"Grarup","given":"Niels"},{"family":"Kooijman","given":"Marjolein N."},{"family":"Li-Gao","given":"Ruifang"},{"family":"Geller","given":"Frank"},{"family":"Ahluwalia","given":"Tarunveer S."},{"family":"Paternoster","given":"Lavinia"},{</vt:lpwstr>
  </property>
  <property fmtid="{D5CDD505-2E9C-101B-9397-08002B2CF9AE}" pid="110" name="ZOTERO_BREF_771tVpEFKPno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111" name="ZOTERO_BREF_771tVpEFKPno_20">
    <vt:lpwstr>"family":"Rueedi","given":"Rico"},{"family":"Huikari","given":"Ville"},{"family":"Hottenga","given":"Jouke-Jan"},{"family":"Lyytikäinen","given":"Leo-Pekka"},{"family":"Cavadino","given":"Alana"},{"family":"Metrustry","given":"Sarah"},{"family":"Cousminer</vt:lpwstr>
  </property>
  <property fmtid="{D5CDD505-2E9C-101B-9397-08002B2CF9AE}" pid="112" name="ZOTERO_BREF_771tVpEFKPno_21">
    <vt:lpwstr>","given":"Diana L."},{"family":"Wu","given":"Ying"},{"family":"Thiering","given":"Elisabeth"},{"family":"Wang","given":"Carol A."},{"family":"Have","given":"Christian T."},{"family":"Vilor-Tejedor","given":"Natalia"},{"family":"Joshi","given":"Peter K."}</vt:lpwstr>
  </property>
  <property fmtid="{D5CDD505-2E9C-101B-9397-08002B2CF9AE}" pid="113" name="ZOTERO_BREF_771tVpEFKPno_22">
    <vt:lpwstr>,{"family":"Painter","given":"Jodie N."},{"family":"Ntalla","given":"Ioanna"},{"family":"Myhre","given":"Ronny"},{"family":"Pitkänen","given":"Niina"},{"family":"Van Leeuwen","given":"Elisabeth M."},{"family":"Joro","given":"Raimo"},{"family":"Lagou","giv</vt:lpwstr>
  </property>
  <property fmtid="{D5CDD505-2E9C-101B-9397-08002B2CF9AE}" pid="114" name="ZOTERO_BREF_771tVpEFKPno_23">
    <vt:lpwstr>en":"Vasiliki"},{"family":"Richmond","given":"Rebecca C."},{"family":"Espinosa","given":"Ana"},{"family":"Barton","given":"Sheila J."},{"family":"Inskip","given":"Hazel M."},{"family":"Holloway","given":"John W."},{"family":"Santa-Marina","given":"Loreto"</vt:lpwstr>
  </property>
  <property fmtid="{D5CDD505-2E9C-101B-9397-08002B2CF9AE}" pid="115" name="ZOTERO_BREF_771tVpEFKPno_24">
    <vt:lpwstr>},{"family":"Estivill","given":"Xavier"},{"family":"Ang","given":"Wei"},{"family":"Marsh","given":"Julie A."},{"family":"Reichetzeder","given":"Christoph"},{"family":"Marullo","given":"Letizia"},{"family":"Hocher","given":"Berthold"},{"family":"Lunetta","</vt:lpwstr>
  </property>
  <property fmtid="{D5CDD505-2E9C-101B-9397-08002B2CF9AE}" pid="116" name="ZOTERO_BREF_771tVpEFKPno_25">
    <vt:lpwstr>given":"Kathryn L."},{"family":"Murabito","given":"Joanne M."},{"family":"Relton","given":"Caroline L."},{"family":"Kogevinas","given":"Manolis"},{"family":"Chatzi","given":"Leda"},{"family":"Allard","given":"Catherine"},{"family":"Bouchard","given":"Luig</vt:lpwstr>
  </property>
  <property fmtid="{D5CDD505-2E9C-101B-9397-08002B2CF9AE}" pid="117" name="ZOTERO_BREF_771tVpEFKPno_26">
    <vt:lpwstr>i"},{"family":"Hivert","given":"Marie-France"},{"family":"Zhang","given":"Ge"},{"family":"Muglia","given":"Louis J."},{"family":"Heikkinen","given":"Jani"},{"family":"Morgen","given":"Camilla S."},{"family":"Van Kampen","given":"Antoine H. C."},{"family":</vt:lpwstr>
  </property>
  <property fmtid="{D5CDD505-2E9C-101B-9397-08002B2CF9AE}" pid="118" name="ZOTERO_BREF_771tVpEFKPno_27">
    <vt:lpwstr>"Van Schaik","given":"Barbera D. C."},{"family":"Mentch","given":"Frank D."},{"family":"Langenberg","given":"Claudia"},{"family":"Luan","given":"Jian’an"},{"family":"Scott","given":"Robert A."},{"family":"Zhao","given":"Jing Hua"},{"family":"Hemani","give</vt:lpwstr>
  </property>
  <property fmtid="{D5CDD505-2E9C-101B-9397-08002B2CF9AE}" pid="119" name="ZOTERO_BREF_771tVpEFKPno_28">
    <vt:lpwstr>n":"Gibran"},{"family":"Ring","given":"Susan M."},{"family":"Bennett","given":"Amanda J."},{"family":"Gaulton","given":"Kyle J."},{"family":"Fernandez-Tajes","given":"Juan"},{"family":"Van Zuydam","given":"Natalie R."},{"family":"Medina-Gomez","given":"Ca</vt:lpwstr>
  </property>
  <property fmtid="{D5CDD505-2E9C-101B-9397-08002B2CF9AE}" pid="120" name="ZOTERO_BREF_771tVpEFKPno_29">
    <vt:lpwstr>rolina"},{"family":"De Haan","given":"Hugoline G."},{"family":"Rosendaal","given":"Frits R."},{"family":"Kutalik","given":"Zoltán"},{"family":"Marques-Vidal","given":"Pedro"},{"family":"Das","given":"Shikta"},{"family":"Willemsen","given":"Gonneke"},{"fam</vt:lpwstr>
  </property>
  <property fmtid="{D5CDD505-2E9C-101B-9397-08002B2CF9AE}" pid="121" name="ZOTERO_BREF_771tVpEFKPno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122" name="ZOTERO_BREF_771tVpEFKPno_30">
    <vt:lpwstr>ily":"Mbarek","given":"Hamdi"},{"family":"Müller-Nurasyid","given":"Martina"},{"family":"Standl","given":"Marie"},{"family":"Appel","given":"Emil V. R."},{"family":"Fonvig","given":"Cilius E."},{"family":"Trier","given":"Caecilie"},{"family":"Van Beijster</vt:lpwstr>
  </property>
  <property fmtid="{D5CDD505-2E9C-101B-9397-08002B2CF9AE}" pid="123" name="ZOTERO_BREF_771tVpEFKPno_31">
    <vt:lpwstr>veldt","given":"Catharina E. M."},{"family":"Murcia","given":"Mario"},{"family":"Bustamante","given":"Mariona"},{"family":"Bonas-Guarch","given":"Sílvia"},{"family":"Hougaard","given":"David M."},{"family":"Mercader","given":"Josep M."},{"family":"Linnebe</vt:lpwstr>
  </property>
  <property fmtid="{D5CDD505-2E9C-101B-9397-08002B2CF9AE}" pid="124" name="ZOTERO_BREF_771tVpEFKPno_32">
    <vt:lpwstr>rg","given":"Allan"},{"family":"Schraut","given":"Katharina E."},{"family":"Lind","given":"Penelope A."},{"family":"Medland","given":"Sarah E."},{"family":"Shields","given":"Beverley M."},{"family":"Knight","given":"Bridget A."},{"family":"Chai","given":"</vt:lpwstr>
  </property>
  <property fmtid="{D5CDD505-2E9C-101B-9397-08002B2CF9AE}" pid="125" name="ZOTERO_BREF_771tVpEFKPno_33">
    <vt:lpwstr>Jin-Fang"},{"family":"Panoutsopoulou","given":"Kalliope"},{"family":"Bartels","given":"Meike"},{"family":"Sánchez","given":"Friman"},{"family":"Stokholm","given":"Jakob"},{"family":"Torrents","given":"David"},{"family":"Vinding","given":"Rebecca K."},{"fa</vt:lpwstr>
  </property>
  <property fmtid="{D5CDD505-2E9C-101B-9397-08002B2CF9AE}" pid="126" name="ZOTERO_BREF_771tVpEFKPno_34">
    <vt:lpwstr>mily":"Willems","given":"Sara M."},{"family":"Atalay","given":"Mustafa"},{"family":"Chawes","given":"Bo L."},{"family":"Kovacs","given":"Peter"},{"family":"Prokopenko","given":"Inga"},{"family":"Tuke","given":"Marcus A."},{"family":"Yaghootkar","given":"H</vt:lpwstr>
  </property>
  <property fmtid="{D5CDD505-2E9C-101B-9397-08002B2CF9AE}" pid="127" name="ZOTERO_BREF_771tVpEFKPno_35">
    <vt:lpwstr>anieh"},{"family":"Ruth","given":"Katherine S."},{"family":"Jones","given":"Samuel E."},{"family":"Loh","given":"Po-Ru"},{"family":"Murray","given":"Anna"},{"family":"Weedon","given":"Michael N."},{"family":"Tönjes","given":"Anke"},{"family":"Stumvoll","g</vt:lpwstr>
  </property>
  <property fmtid="{D5CDD505-2E9C-101B-9397-08002B2CF9AE}" pid="128" name="ZOTERO_BREF_771tVpEFKPno_36">
    <vt:lpwstr>iven":"Michael"},{"family":"Michaelsen","given":"Kim F."},{"family":"Eloranta","given":"Aino-Maija"},{"family":"Lakka","given":"Timo A."},{"family":"Van Duijn","given":"Cornelia M."},{"family":"Kiess","given":"Wieland"},{"family":"Körner","given":"Antje"}</vt:lpwstr>
  </property>
  <property fmtid="{D5CDD505-2E9C-101B-9397-08002B2CF9AE}" pid="129" name="ZOTERO_BREF_771tVpEFKPno_37">
    <vt:lpwstr>,{"family":"Niinikoski","given":"Harri"},{"family":"Pahkala","given":"Katja"},{"family":"Raitakari","given":"Olli T."},{"family":"Jacobsson","given":"Bo"},{"family":"Zeggini","given":"Eleftheria"},{"family":"Dedoussis","given":"George V."},{"family":"Teo"</vt:lpwstr>
  </property>
  <property fmtid="{D5CDD505-2E9C-101B-9397-08002B2CF9AE}" pid="130" name="ZOTERO_BREF_771tVpEFKPno_38">
    <vt:lpwstr>,"given":"Yik-Ying"},{"family":"Saw","given":"Seang-Mei"},{"family":"Montgomery","given":"Grant W."},{"family":"Campbell","given":"Harry"},{"family":"Wilson","given":"James F."},{"family":"Vrijkotte","given":"Tanja G. M."},{"family":"Vrijheid","given":"Ma</vt:lpwstr>
  </property>
  <property fmtid="{D5CDD505-2E9C-101B-9397-08002B2CF9AE}" pid="131" name="ZOTERO_BREF_771tVpEFKPno_39">
    <vt:lpwstr>rtine"},{"family":"De Geus","given":"Eco J. C. N."},{"family":"Hayes","given":"M. Geoffrey"},{"family":"Kadarmideen","given":"Haja N."},{"family":"Holm","given":"Jens-Christian"},{"family":"Beilin","given":"Lawrence J."},{"family":"Pennell","given":"Craig</vt:lpwstr>
  </property>
  <property fmtid="{D5CDD505-2E9C-101B-9397-08002B2CF9AE}" pid="132" name="ZOTERO_BREF_771tVpEFKPno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133" name="ZOTERO_BREF_771tVpEFKPno_40">
    <vt:lpwstr> E."},{"family":"Heinrich","given":"Joachim"},{"family":"Adair","given":"Linda S."},{"family":"Borja","given":"Judith B."},{"family":"Mohlke","given":"Karen L."},{"family":"Eriksson","given":"Johan G."},{"family":"Widén","given":"Elisabeth E."},{"family":</vt:lpwstr>
  </property>
  <property fmtid="{D5CDD505-2E9C-101B-9397-08002B2CF9AE}" pid="134" name="ZOTERO_BREF_771tVpEFKPno_41">
    <vt:lpwstr>"Hattersley","given":"Andrew T."},{"family":"Spector","given":"Tim D."},{"family":"Kähönen","given":"Mika"},{"family":"Viikari","given":"Jorma S."},{"family":"Lehtimäki","given":"Terho"},{"family":"Boomsma","given":"Dorret I."},{"family":"Sebert","given":</vt:lpwstr>
  </property>
  <property fmtid="{D5CDD505-2E9C-101B-9397-08002B2CF9AE}" pid="135" name="ZOTERO_BREF_771tVpEFKPno_42">
    <vt:lpwstr>"Sylvain"},{"family":"Vollenweider","given":"Peter"},{"family":"Sørensen","given":"Thorkild I. A."},{"family":"Bisgaard","given":"Hans"},{"family":"Bønnelykke","given":"Klaus"},{"family":"Murray","given":"Jeffrey C."},{"family":"Melbye","given":"Mads"},{"</vt:lpwstr>
  </property>
  <property fmtid="{D5CDD505-2E9C-101B-9397-08002B2CF9AE}" pid="136" name="ZOTERO_BREF_771tVpEFKPno_43">
    <vt:lpwstr>family":"Nohr","given":"Ellen A."},{"family":"Mook-Kanamori","given":"Dennis O."},{"family":"Rivadeneira","given":"Fernando"},{"family":"Hofman","given":"Albert"},{"family":"Felix","given":"Janine F."},{"family":"Jaddoe","given":"Vincent W. V."},{"family"</vt:lpwstr>
  </property>
  <property fmtid="{D5CDD505-2E9C-101B-9397-08002B2CF9AE}" pid="137" name="ZOTERO_BREF_771tVpEFKPno_44">
    <vt:lpwstr>:"Hansen","given":"Torben"},{"family":"Pisinger","given":"Charlotta"},{"family":"Vaag","given":"Allan A."},{"family":"Pedersen","given":"Oluf"},{"family":"Uitterlinden","given":"André G."},{"family":"Järvelin","given":"Marjo-Riitta"},{"family":"Power","gi</vt:lpwstr>
  </property>
  <property fmtid="{D5CDD505-2E9C-101B-9397-08002B2CF9AE}" pid="138" name="ZOTERO_BREF_771tVpEFKPno_45">
    <vt:lpwstr>ven":"Christine"},{"family":"Hyppönen","given":"Elina"},{"family":"Scholtens","given":"Denise M."},{"family":"Lowe","given":"William L."},{"family":"Davey Smith","given":"George"},{"family":"Timpson","given":"Nicholas J."},{"family":"Morris","given":"Andr</vt:lpwstr>
  </property>
  <property fmtid="{D5CDD505-2E9C-101B-9397-08002B2CF9AE}" pid="139" name="ZOTERO_BREF_771tVpEFKPno_46">
    <vt:lpwstr>ew P."},{"family":"Wareham","given":"Nicholas J."},{"family":"Hakonarson","given":"Hakon"},{"family":"Grant","given":"Struan F. A."},{"family":"Frayling","given":"Timothy M."},{"family":"Lawlor","given":"Debbie A."},{"family":"Njølstad","given":"Pål R."},</vt:lpwstr>
  </property>
  <property fmtid="{D5CDD505-2E9C-101B-9397-08002B2CF9AE}" pid="140" name="ZOTERO_BREF_771tVpEFKPno_47">
    <vt:lpwstr>{"family":"Johansson","given":"Stefan"},{"family":"Ong","given":"Ken K."},{"family":"McCarthy","given":"Mark I."},{"family":"Perry","given":"John R. B."},{"family":"Evans","given":"David M."},{"family":"Freathy","given":"Rachel M."}],"issued":{"date-parts</vt:lpwstr>
  </property>
  <property fmtid="{D5CDD505-2E9C-101B-9397-08002B2CF9AE}" pid="141" name="ZOTERO_BREF_771tVpEFKPno_48">
    <vt:lpwstr>":[["2019",5]]}}}],"schema":"https://github.com/citation-style-language/schema/raw/master/csl-citation.json"}</vt:lpwstr>
  </property>
  <property fmtid="{D5CDD505-2E9C-101B-9397-08002B2CF9AE}" pid="142" name="ZOTERO_BREF_771tVpEFKPno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143" name="ZOTERO_BREF_771tVpEFKPno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144" name="ZOTERO_BREF_771tVpEFKPno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145" name="ZOTERO_BREF_771tVpEFKPno_8">
    <vt:lpwstr>with diabetes to maintain diabetes treatment.","container-title":"Scientific Reports","DOI":"10.1038/s41598-022-20716-4","ISSN":"2045-2322","issue":"1","journalAbbreviation":"Sci Rep","language":"en","page":"16142","source":"DOI.org (Crossref)","title":"S</vt:lpwstr>
  </property>
  <property fmtid="{D5CDD505-2E9C-101B-9397-08002B2CF9AE}" pid="146" name="ZOTERO_BREF_771tVpEFKPno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147" name="ZOTERO_BREF_BVWHbTMYpvKn_1">
    <vt:lpwstr>ZOTERO_BIBL {"uncited":[],"omitted":[],"custom":[]} CSL_BIBLIOGRAPHY</vt:lpwstr>
  </property>
  <property fmtid="{D5CDD505-2E9C-101B-9397-08002B2CF9AE}" pid="148" name="ZOTERO_BREF_BrRqSFetXgJj_1">
    <vt:lpwstr>ZOTERO_ITEM CSL_CITATION {"citationID":"YQu7pTPz","properties":{"formattedCitation":"(10)","plainCitation":"(10)","noteIndex":0},"citationItems":[{"id":120,"uris":["http://zotero.org/users/local/WYtZaac4/items/TSY3E3EU"],"itemData":{"id":120,"type":"artic</vt:lpwstr>
  </property>
  <property fmtid="{D5CDD505-2E9C-101B-9397-08002B2CF9AE}" pid="149" name="ZOTERO_BREF_BrRqSFetXgJj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150" name="ZOTERO_BREF_BrRqSFetXgJj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151" name="ZOTERO_BREF_BrRqSFetXgJj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152" name="ZOTERO_BREF_BrRqSFetXgJj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153" name="ZOTERO_BREF_BrRqSFetXgJj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154" name="ZOTERO_BREF_BrRqSFetXgJj_7">
    <vt:lpwstr>13.05.039","ISSN":"1097-4172","issue":"6","journalAbbreviation":"Cell","language":"eng","page":"1194-1217","PMID":"23746838","PMCID":"PMC3836174","source":"PubMed","title":"The hallmarks of aging","volume":"153","author":[{"family":"López-Otín","given":"C</vt:lpwstr>
  </property>
  <property fmtid="{D5CDD505-2E9C-101B-9397-08002B2CF9AE}" pid="155" name="ZOTERO_BREF_BrRqSFetXgJj_8">
    <vt:lpwstr>arlos"},{"family":"Blasco","given":"Maria A."},{"family":"Partridge","given":"Linda"},{"family":"Serrano","given":"Manuel"},{"family":"Kroemer","given":"Guido"}],"issued":{"date-parts":[["2013",6,6]]}}}],"schema":"https://github.com/citation-style-languag</vt:lpwstr>
  </property>
  <property fmtid="{D5CDD505-2E9C-101B-9397-08002B2CF9AE}" pid="156" name="ZOTERO_BREF_BrRqSFetXgJj_9">
    <vt:lpwstr>e/schema/raw/master/csl-citation.json"}</vt:lpwstr>
  </property>
  <property fmtid="{D5CDD505-2E9C-101B-9397-08002B2CF9AE}" pid="157" name="ZOTERO_BREF_BtcJwTtY13m5_1">
    <vt:lpwstr>ZOTERO_ITEM CSL_CITATION {"citationID":"zxxATm6j","properties":{"formattedCitation":"(22)","plainCitation":"(22)","noteIndex":0},"citationItems":[{"id":57,"uris":["http://zotero.org/users/local/WYtZaac4/items/3ECHUUA3"],"itemData":{"id":57,"type":"article</vt:lpwstr>
  </property>
  <property fmtid="{D5CDD505-2E9C-101B-9397-08002B2CF9AE}" pid="158" name="ZOTERO_BREF_BtcJwTtY13m5_2">
    <vt:lpwstr>-journal","abstract":"To investigate the incidence of cardiovascular disease (CVD) overall and by age, sex, and socioeconomic status, and its variation over time, in the UK during 2000-19. Population based study. UK. 1 650 052 individuals registered with </vt:lpwstr>
  </property>
  <property fmtid="{D5CDD505-2E9C-101B-9397-08002B2CF9AE}" pid="159" name="ZOTERO_BREF_BtcJwTtY13m5_3">
    <vt:lpwstr>a general ...","container-title":"The BMJ","DOI":"10.1136/bmj-2023-078523","language":"en","page":"e078523","PMID":"38925788","source":"pmc.ncbi.nlm.nih.gov","title":"Trends in cardiovascular disease incidence among 22 million people in the UK over 20 yea</vt:lpwstr>
  </property>
  <property fmtid="{D5CDD505-2E9C-101B-9397-08002B2CF9AE}" pid="160" name="ZOTERO_BREF_BtcJwTtY13m5_4">
    <vt:lpwstr>rs: population based study","title-short":"Trends in cardiovascular disease incidence among 22 million people in the UK over 20 years","volume":"385","author":[{"family":"Conrad","given":"Nathalie"},{"family":"Molenberghs","given":"Geert"},{"family":"Verb</vt:lpwstr>
  </property>
  <property fmtid="{D5CDD505-2E9C-101B-9397-08002B2CF9AE}" pid="161" name="ZOTERO_BREF_BtcJwTtY13m5_5">
    <vt:lpwstr>eke","given":"Geert"},{"family":"Zaccardi","given":"Francesco"},{"family":"Lawson","given":"Claire"},{"family":"Friday","given":"Jocelyn M."},{"family":"Su","given":"Huimin"},{"family":"Jhund","given":"Pardeep S."},{"family":"Sattar","given":"Naveed"},{"f</vt:lpwstr>
  </property>
  <property fmtid="{D5CDD505-2E9C-101B-9397-08002B2CF9AE}" pid="162" name="ZOTERO_BREF_BtcJwTtY13m5_6">
    <vt:lpwstr>amily":"Rahimi","given":"Kazem"},{"family":"Cleland","given":"John G."},{"family":"Khunti","given":"Kamlesh"},{"family":"Budts","given":"Werner"},{"family":"McMurray","given":"John J. V."}],"issued":{"date-parts":[["2024",6,26]]}}}],"schema":"https://gith</vt:lpwstr>
  </property>
  <property fmtid="{D5CDD505-2E9C-101B-9397-08002B2CF9AE}" pid="163" name="ZOTERO_BREF_BtcJwTtY13m5_7">
    <vt:lpwstr>ub.com/citation-style-language/schema/raw/master/csl-citation.json"}</vt:lpwstr>
  </property>
  <property fmtid="{D5CDD505-2E9C-101B-9397-08002B2CF9AE}" pid="164" name="ZOTERO_BREF_E6BXxqNx3UTd_1">
    <vt:lpwstr>ZOTERO_ITEM CSL_CITATION {"citationID":"XyckKXRx","properties":{"formattedCitation":"(20)","plainCitation":"(20)","noteIndex":0},"citationItems":[{"id":53,"uris":["http://zotero.org/users/local/WYtZaac4/items/CEJ3GXLI"],"itemData":{"id":53,"type":"article</vt:lpwstr>
  </property>
  <property fmtid="{D5CDD505-2E9C-101B-9397-08002B2CF9AE}" pid="165" name="ZOTERO_BREF_E6BXxqNx3UTd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166" name="ZOTERO_BREF_E6BXxqNx3UTd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167" name="ZOTERO_BREF_E6BXxqNx3UTd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168" name="ZOTERO_BREF_E6BXxqNx3UTd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169" name="ZOTERO_BREF_E6BXxqNx3UTd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170" name="ZOTERO_BREF_E6BXxqNx3UTd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171" name="ZOTERO_BREF_E6BXxqNx3UTd_8">
    <vt:lpwstr>,"page":"185-201","publisher":"Nature Publishing Group","source":"www.nature.com","title":"Sex-specific differences in hypertension and associated cardiovascular disease","volume":"14","author":[{"family":"Colafella","given":"Katrina M. Mirabito"},{"famil</vt:lpwstr>
  </property>
  <property fmtid="{D5CDD505-2E9C-101B-9397-08002B2CF9AE}" pid="172" name="ZOTERO_BREF_E6BXxqNx3UTd_9">
    <vt:lpwstr>y":"Denton","given":"Kate M."}],"issued":{"date-parts":[["2018",3]]}}}],"schema":"https://github.com/citation-style-language/schema/raw/master/csl-citation.json"}</vt:lpwstr>
  </property>
  <property fmtid="{D5CDD505-2E9C-101B-9397-08002B2CF9AE}" pid="173" name="ZOTERO_BREF_EpAnRLDzTKYY_1">
    <vt:lpwstr>ZOTERO_ITEM CSL_CITATION {"citationID":"IKrF945J","properties":{"formattedCitation":"(13)","plainCitation":"(13)","noteIndex":0},"citationItems":[{"id":34,"uris":["http://zotero.org/users/local/WYtZaac4/items/WARK2WCS"],"itemData":{"id":34,"type":"article</vt:lpwstr>
  </property>
  <property fmtid="{D5CDD505-2E9C-101B-9397-08002B2CF9AE}" pid="174" name="ZOTERO_BREF_EpAnRLDzTKYY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175" name="ZOTERO_BREF_EpAnRLDzTKYY_11">
    <vt:lpwstr>ge":"480-492","PMID":"30214863","PMCID":"PMC6129826","source":"PubMed Central","title":"Air pollution and telomere length: a systematic review of 12,058 subjects","title-short":"Air pollution and telomere length","volume":"8","author":[{"family":"Zhao","g</vt:lpwstr>
  </property>
  <property fmtid="{D5CDD505-2E9C-101B-9397-08002B2CF9AE}" pid="176" name="ZOTERO_BREF_EpAnRLDzTKYY_12">
    <vt:lpwstr>iven":"Bing"},{"family":"Vo","given":"Ha Q."},{"family":"Johnston","given":"Fay H."},{"family":"Negishi","given":"Kazuaki"}],"issued":{"date-parts":[["2018",8]]}}}],"schema":"https://github.com/citation-style-language/schema/raw/master/csl-citation.json"}</vt:lpwstr>
  </property>
  <property fmtid="{D5CDD505-2E9C-101B-9397-08002B2CF9AE}" pid="177" name="ZOTERO_BREF_EpAnRLDzTKYY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178" name="ZOTERO_BREF_EpAnRLDzTKYY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179" name="ZOTERO_BREF_EpAnRLDzTKYY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180" name="ZOTERO_BREF_EpAnRLDzTKYY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181" name="ZOTERO_BREF_EpAnRLDzTKYY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182" name="ZOTERO_BREF_EpAnRLDzTKYY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183" name="ZOTERO_BREF_EpAnRLDzTKYY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184" name="ZOTERO_BREF_EpAnRLDzTKYY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185" name="ZOTERO_BREF_FBTaC1LRiG02_1">
    <vt:lpwstr>ZOTERO_ITEM CSL_CITATION {"citationID":"7GOd1j2e","properties":{"formattedCitation":"(42)","plainCitation":"(42)","noteIndex":0},"citationItems":[{"id":103,"uris":["http://zotero.org/users/local/WYtZaac4/items/V4XP35QI"],"itemData":{"id":103,"type":"artic</vt:lpwstr>
  </property>
  <property fmtid="{D5CDD505-2E9C-101B-9397-08002B2CF9AE}" pid="186" name="ZOTERO_BREF_FBTaC1LRiG02_10">
    <vt:lpwstr>}</vt:lpwstr>
  </property>
  <property fmtid="{D5CDD505-2E9C-101B-9397-08002B2CF9AE}" pid="187" name="ZOTERO_BREF_FBTaC1LRiG02_2">
    <vt:lpwstr>le-journal","abstract":"The field of cardio-oncology has traditionally focused on the impact of cancer and its therapies on cardiovascular health. Mounting clinical and preclinical evidence, however, indicates that the reverse may also be true: cardiovasc</vt:lpwstr>
  </property>
  <property fmtid="{D5CDD505-2E9C-101B-9397-08002B2CF9AE}" pid="188" name="ZOTERO_BREF_FBTaC1LRiG02_3">
    <vt:lpwstr>ular disease can itself influence tumor growth and metastasis. Numerous epidemiological studies have reported that individuals with prevalent cardiovascular disease have an increased incidence of cancer. In parallel, studies using preclinical mouse models</vt:lpwstr>
  </property>
  <property fmtid="{D5CDD505-2E9C-101B-9397-08002B2CF9AE}" pid="189" name="ZOTERO_BREF_FBTaC1LRiG02_4">
    <vt:lpwstr> of myocardial infarction, heart failure, and cardiac remodeling support the notion that cardiovascular disorders accelerate the growth of solid tumors and metastases. These findings have ushered in a new and burgeoning field termed reverse cardio-oncolog</vt:lpwstr>
  </property>
  <property fmtid="{D5CDD505-2E9C-101B-9397-08002B2CF9AE}" pid="190" name="ZOTERO_BREF_FBTaC1LRiG02_5">
    <vt:lpwstr>y that investigates the impact of cardiovascular disease pathophysiology on cancer emergence and progression. Recent studies have begun to illuminate the mechanisms driving this relationship, including shared risk factors, reprogramming of immune response</vt:lpwstr>
  </property>
  <property fmtid="{D5CDD505-2E9C-101B-9397-08002B2CF9AE}" pid="191" name="ZOTERO_BREF_FBTaC1LRiG02_6">
    <vt:lpwstr>s, changes in gene expression, and the release of cardiac factors that result in selective advantages for tumor cells or their local milieu, thus exacerbating cancer pathology. Here, we review the evidence supporting the relationship between cardiovascula</vt:lpwstr>
  </property>
  <property fmtid="{D5CDD505-2E9C-101B-9397-08002B2CF9AE}" pid="192" name="ZOTERO_BREF_FBTaC1LRiG02_7">
    <vt:lpwstr>r disease and cancer, the mechanistic pathways enabling this connection, and the implications of these findings for patient care.","container-title":"Arteriosclerosis, Thrombosis, and Vascular Biology","DOI":"10.1161/ATVBAHA.124.319863","ISSN":"1079-5642,</vt:lpwstr>
  </property>
  <property fmtid="{D5CDD505-2E9C-101B-9397-08002B2CF9AE}" pid="193" name="ZOTERO_BREF_FBTaC1LRiG02_8">
    <vt:lpwstr> 1524-4636","issue":"3","journalAbbreviation":"ATVB","language":"en","page":"359-371","source":"DOI.org (Crossref)","title":"Cardiovascular Disease and Cancer: A Dangerous Liaison","title-short":"Cardiovascular Disease and Cancer","volume":"45","author":[</vt:lpwstr>
  </property>
  <property fmtid="{D5CDD505-2E9C-101B-9397-08002B2CF9AE}" pid="194" name="ZOTERO_BREF_FBTaC1LRiG02_9">
    <vt:lpwstr>{"family":"Newman","given":"Alexandra A.C."},{"family":"Dalman","given":"Jessie M."},{"family":"Moore","given":"Kathryn J."}],"issued":{"date-parts":[["2025",3]]}}}],"schema":"https://github.com/citation-style-language/schema/raw/master/csl-citation.json"</vt:lpwstr>
  </property>
  <property fmtid="{D5CDD505-2E9C-101B-9397-08002B2CF9AE}" pid="195" name="ZOTERO_BREF_FSIqQMynq8Bk_1">
    <vt:lpwstr>ZOTERO_ITEM CSL_CITATION {"citationID":"rAJMvnGz","properties":{"formattedCitation":"(1)","plainCitation":"(1)","noteIndex":0},"citationItems":[{"id":118,"uris":["http://zotero.org/users/local/WYtZaac4/items/YRX3LRUF"],"itemData":{"id":118,"type":"article</vt:lpwstr>
  </property>
  <property fmtid="{D5CDD505-2E9C-101B-9397-08002B2CF9AE}" pid="196" name="ZOTERO_BREF_FSIqQMynq8Bk_2">
    <vt:lpwstr>-journal","abstract":"Cardiovascular diseases and cancer represent the largest disease burden worldwide. Previously, these two conditions were considered independent, except in terms of cardiotoxicity, which links cancer treatment to subsequent cardiovasc</vt:lpwstr>
  </property>
  <property fmtid="{D5CDD505-2E9C-101B-9397-08002B2CF9AE}" pid="197" name="ZOTERO_BREF_FSIqQMynq8Bk_3">
    <vt:lpwstr>ular issues. However, recent studies suggest that there are further connections between cancer and heart disease beyond cardiotoxicity. It has been revealed that myocardial dysfunction may promote carcinogenesis, indicating that additional common pathophy</vt:lpwstr>
  </property>
  <property fmtid="{D5CDD505-2E9C-101B-9397-08002B2CF9AE}" pid="198" name="ZOTERO_BREF_FSIqQMynq8Bk_4">
    <vt:lpwstr>siological mechanisms might be involved in the relationship between cardiology and oncology, rather than simply a connection through cardiotoxic effects. These mechanisms may include shared risk factors and common molecular pathways, such as persistent in</vt:lpwstr>
  </property>
  <property fmtid="{D5CDD505-2E9C-101B-9397-08002B2CF9AE}" pid="199" name="ZOTERO_BREF_FSIqQMynq8Bk_5">
    <vt:lpwstr>flammation and neurohormonal activation. This review explores the connection between myocardial dysfunction and cancer, emphasizing their shared risk factors, similar biological mechanisms, and causative factors like cardiotoxicity, along with their clini</vt:lpwstr>
  </property>
  <property fmtid="{D5CDD505-2E9C-101B-9397-08002B2CF9AE}" pid="200" name="ZOTERO_BREF_FSIqQMynq8Bk_6">
    <vt:lpwstr>cal implications.","container-title":"International Journal of Molecular Sciences","DOI":"10.3390/ijms252313185","ISSN":"1422-0067","issue":"23","journalAbbreviation":"IJMS","language":"en","page":"13185","source":"DOI.org (Crossref)","title":"The Complex</vt:lpwstr>
  </property>
  <property fmtid="{D5CDD505-2E9C-101B-9397-08002B2CF9AE}" pid="201" name="ZOTERO_BREF_FSIqQMynq8Bk_7">
    <vt:lpwstr> Connection Between Myocardial Dysfunction and Cancer Beyond Cardiotoxicity: Shared Risk Factors and Common Molecular Pathways","title-short":"The Complex Connection Between Myocardial Dysfunction and Cancer Beyond Cardiotoxicity","volume":"25","author":[</vt:lpwstr>
  </property>
  <property fmtid="{D5CDD505-2E9C-101B-9397-08002B2CF9AE}" pid="202" name="ZOTERO_BREF_FSIqQMynq8Bk_8">
    <vt:lpwstr>{"family":"Molnár","given":"Andrea Ágnes"},{"family":"Birgés","given":"Kristóf"},{"family":"Surman","given":"Adrienn"},{"family":"Merkely","given":"Béla"}],"issued":{"date-parts":[["2024",12,8]]}}}],"schema":"https://github.com/citation-style-language/sch</vt:lpwstr>
  </property>
  <property fmtid="{D5CDD505-2E9C-101B-9397-08002B2CF9AE}" pid="203" name="ZOTERO_BREF_FSIqQMynq8Bk_9">
    <vt:lpwstr>ema/raw/master/csl-citation.json"}</vt:lpwstr>
  </property>
  <property fmtid="{D5CDD505-2E9C-101B-9397-08002B2CF9AE}" pid="204" name="ZOTERO_BREF_GQd2aQ1zSzc9_1">
    <vt:lpwstr>ZOTERO_ITEM CSL_CITATION {"citationID":"OPm1UseR","properties":{"formattedCitation":"(3,4)","plainCitation":"(3,4)","noteIndex":0},"citationItems":[{"id":1,"uris":["http://zotero.org/users/local/WYtZaac4/items/UIAJHXB3"],"itemData":{"id":1,"type":"article</vt:lpwstr>
  </property>
  <property fmtid="{D5CDD505-2E9C-101B-9397-08002B2CF9AE}" pid="205" name="ZOTERO_BREF_GQd2aQ1zSzc9_10">
    <vt:lpwstr>wles","given":"Joshua W."},{"family":"O'Sullivan","given":"Jack W."},{"family":"Ashley","given":"Euan A."},{"family":"McVean","given":"Gil"},{"family":"Plagnol","given":"Vincent"},{"family":"Donnelly","given":"Peter"}],"issued":{"date-parts":[["2021",6,1]</vt:lpwstr>
  </property>
  <property fmtid="{D5CDD505-2E9C-101B-9397-08002B2CF9AE}" pid="206" name="ZOTERO_BREF_GQd2aQ1zSzc9_11">
    <vt:lpwstr>]}}}],"schema":"https://github.com/citation-style-language/schema/raw/master/csl-citation.json"}</vt:lpwstr>
  </property>
  <property fmtid="{D5CDD505-2E9C-101B-9397-08002B2CF9AE}" pid="207" name="ZOTERO_BREF_GQd2aQ1zSzc9_2">
    <vt:lpwstr>-journal","container-title":"Genes &amp; Diseases","DOI":"10.1016/j.gendis.2023.04.034","ISSN":"2352-3042","issue":"3","journalAbbreviation":"Genes &amp; Diseases","page":"101003","source":"ScienceDirect","title":"The germline genetics of mild-to-moderate penetra</vt:lpwstr>
  </property>
  <property fmtid="{D5CDD505-2E9C-101B-9397-08002B2CF9AE}" pid="208" name="ZOTERO_BREF_GQd2aQ1zSzc9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209" name="ZOTERO_BREF_GQd2aQ1zSzc9_4">
    <vt:lpwstr>"given":"Justine"},{"family":"Leboeuf","given":"Christophe"},{"family":"El Bouchtaoui","given":"Morad"},{"family":"Espié","given":"Marc"},{"family":"Janin","given":"Anne"},{"family":"Falgarone","given":"Géraldine"},{"family":"Di Benedetto","given":"Mélani</vt:lpwstr>
  </property>
  <property fmtid="{D5CDD505-2E9C-101B-9397-08002B2CF9AE}" pid="210" name="ZOTERO_BREF_GQd2aQ1zSzc9_5">
    <vt:lpwstr>e"},{"family":"Bousquet","given":"Guilhem"}],"issued":{"date-parts":[["2024",5,1]]}}},{"id":4,"uris":["http://zotero.org/users/local/WYtZaac4/items/LPB8RL4L"],"itemData":{"id":4,"type":"article-journal","container-title":"American Journal of Cardiology","</vt:lpwstr>
  </property>
  <property fmtid="{D5CDD505-2E9C-101B-9397-08002B2CF9AE}" pid="211" name="ZOTERO_BREF_GQd2aQ1zSzc9_6">
    <vt:lpwstr>DOI":"10.1016/j.amjcard.2021.02.032","ISSN":"0002-9149, 1879-1913","journalAbbreviation":"American Journal of Cardiology","language":"English","page":"157-164","PMID":"33675770","publisher":"Elsevier","source":"www.ajconline.org","title":"Validation of an</vt:lpwstr>
  </property>
  <property fmtid="{D5CDD505-2E9C-101B-9397-08002B2CF9AE}" pid="212" name="ZOTERO_BREF_GQd2aQ1zSzc9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213" name="ZOTERO_BREF_GQd2aQ1zSzc9_8">
    <vt:lpwstr>ly":"Selzam","given":"Saskia"},{"family":"Seth","given":"Priyanka"},{"family":"Moore","given":"Rachel"},{"family":"Tarran","given":"William A."},{"family":"Gradovich","given":"Eva"},{"family":"Giner-Delgado","given":"Carla"},{"family":"Palmer","given":"Du</vt:lpwstr>
  </property>
  <property fmtid="{D5CDD505-2E9C-101B-9397-08002B2CF9AE}" pid="214" name="ZOTERO_BREF_GQd2aQ1zSzc9_9">
    <vt:lpwstr>ncan"},{"family":"Wells","given":"Daniel"},{"family":"Saffari","given":"Ayden"},{"family":"Sivley","given":"R. Michael"},{"family":"Lachapelle","given":"Alexander S."},{"family":"Wand","given":"Hannah"},{"family":"Clarke","given":"Shoa L."},{"family":"Kno</vt:lpwstr>
  </property>
  <property fmtid="{D5CDD505-2E9C-101B-9397-08002B2CF9AE}" pid="215" name="ZOTERO_BREF_GbkIy5IIzAog_1">
    <vt:lpwstr>ZOTERO_ITEM CSL_CITATION {"citationID":"PcMVI6RK","properties":{"formattedCitation":"(40)","plainCitation":"(40)","noteIndex":0},"citationItems":[{"id":101,"uris":["http://zotero.org/users/local/WYtZaac4/items/QHIAHFUN"],"itemData":{"id":101,"type":"artic</vt:lpwstr>
  </property>
  <property fmtid="{D5CDD505-2E9C-101B-9397-08002B2CF9AE}" pid="216" name="ZOTERO_BREF_GbkIy5IIzAog_2">
    <vt:lpwstr>le-journal","container-title":"Neuron","DOI":"10.1016/j.neuron.2024.01.024","ISSN":"08966273","issue":"8","journalAbbreviation":"Neuron","language":"en","page":"1208-1221","source":"DOI.org (Crossref)","title":"Mechanisms of sex differences in Alzheimer’s</vt:lpwstr>
  </property>
  <property fmtid="{D5CDD505-2E9C-101B-9397-08002B2CF9AE}" pid="217" name="ZOTERO_BREF_GbkIy5IIzAog_3">
    <vt:lpwstr> disease","volume":"112","author":[{"family":"Lopez-Lee","given":"Chloe"},{"family":"Torres","given":"Eileen Ruth S."},{"family":"Carling","given":"Gillian"},{"family":"Gan","given":"Li"}],"issued":{"date-parts":[["2024",4]]}}}],"schema":"https://github.c</vt:lpwstr>
  </property>
  <property fmtid="{D5CDD505-2E9C-101B-9397-08002B2CF9AE}" pid="218" name="ZOTERO_BREF_GbkIy5IIzAog_4">
    <vt:lpwstr>om/citation-style-language/schema/raw/master/csl-citation.json"}</vt:lpwstr>
  </property>
  <property fmtid="{D5CDD505-2E9C-101B-9397-08002B2CF9AE}" pid="219" name="ZOTERO_BREF_Hxm1B1hLY6Ck_1">
    <vt:lpwstr>ZOTERO_ITEM CSL_CITATION {"citationID":"Pef39Tds","properties":{"formattedCitation":"(20)","plainCitation":"(20)","noteIndex":0},"citationItems":[{"id":53,"uris":["http://zotero.org/users/local/WYtZaac4/items/CEJ3GXLI"],"itemData":{"id":53,"type":"article</vt:lpwstr>
  </property>
  <property fmtid="{D5CDD505-2E9C-101B-9397-08002B2CF9AE}" pid="220" name="ZOTERO_BREF_Hxm1B1hLY6Ck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221" name="ZOTERO_BREF_Hxm1B1hLY6Ck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222" name="ZOTERO_BREF_Hxm1B1hLY6Ck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223" name="ZOTERO_BREF_Hxm1B1hLY6Ck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224" name="ZOTERO_BREF_Hxm1B1hLY6Ck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225" name="ZOTERO_BREF_Hxm1B1hLY6Ck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226" name="ZOTERO_BREF_Hxm1B1hLY6Ck_8">
    <vt:lpwstr>,"page":"185-201","publisher":"Nature Publishing Group","source":"www.nature.com","title":"Sex-specific differences in hypertension and associated cardiovascular disease","volume":"14","author":[{"family":"Colafella","given":"Katrina M. Mirabito"},{"famil</vt:lpwstr>
  </property>
  <property fmtid="{D5CDD505-2E9C-101B-9397-08002B2CF9AE}" pid="227" name="ZOTERO_BREF_Hxm1B1hLY6Ck_9">
    <vt:lpwstr>y":"Denton","given":"Kate M."}],"issued":{"date-parts":[["2018",3]]}}}],"schema":"https://github.com/citation-style-language/schema/raw/master/csl-citation.json"}</vt:lpwstr>
  </property>
  <property fmtid="{D5CDD505-2E9C-101B-9397-08002B2CF9AE}" pid="228" name="ZOTERO_BREF_IPdEBbOX7Da4_1">
    <vt:lpwstr>ZOTERO_ITEM CSL_CITATION {"citationID":"1SenL1Ad","properties":{"formattedCitation":"(25)","plainCitation":"(25)","noteIndex":0},"citationItems":[{"id":67,"uris":["http://zotero.org/users/local/WYtZaac4/items/XK5DBHDG"],"itemData":{"id":67,"type":"article</vt:lpwstr>
  </property>
  <property fmtid="{D5CDD505-2E9C-101B-9397-08002B2CF9AE}" pid="229" name="ZOTERO_BREF_IPdEBbOX7Da4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230" name="ZOTERO_BREF_IPdEBbOX7Da4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231" name="ZOTERO_BREF_IPdEBbOX7Da4_12">
    <vt:lpwstr>"15","author":[{"family":"Shivashankar","given":"Raina"},{"family":"Tremaine","given":"William J."},{"family":"Harmsen","given":"W. Scott"},{"family":"Loftus","given":"Edward V."}],"issued":{"date-parts":[["2017",6]]}}}],"schema":"https://github.com/citat</vt:lpwstr>
  </property>
  <property fmtid="{D5CDD505-2E9C-101B-9397-08002B2CF9AE}" pid="232" name="ZOTERO_BREF_IPdEBbOX7Da4_13">
    <vt:lpwstr>ion-style-language/schema/raw/master/csl-citation.json"}</vt:lpwstr>
  </property>
  <property fmtid="{D5CDD505-2E9C-101B-9397-08002B2CF9AE}" pid="233" name="ZOTERO_BREF_IPdEBbOX7Da4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234" name="ZOTERO_BREF_IPdEBbOX7Da4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235" name="ZOTERO_BREF_IPdEBbOX7Da4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236" name="ZOTERO_BREF_IPdEBbOX7Da4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237" name="ZOTERO_BREF_IPdEBbOX7Da4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238" name="ZOTERO_BREF_IPdEBbOX7Da4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239" name="ZOTERO_BREF_IPdEBbOX7Da4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240" name="ZOTERO_BREF_IPdEBbOX7Da4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241" name="ZOTERO_BREF_IS7niPPVmZuU_1">
    <vt:lpwstr>ZOTERO_ITEM CSL_CITATION {"citationID":"yTHNWv0Q","properties":{"formattedCitation":"(39)","plainCitation":"(39)","noteIndex":0},"citationItems":[{"id":98,"uris":["http://zotero.org/users/local/WYtZaac4/items/ICUD8455"],"itemData":{"id":98,"type":"article</vt:lpwstr>
  </property>
  <property fmtid="{D5CDD505-2E9C-101B-9397-08002B2CF9AE}" pid="242" name="ZOTERO_BREF_IS7niPPVmZuU_2">
    <vt:lpwstr>-journal","abstract":"Autoimmune diseases are characterized by an exaggerated immune response leading to damage and dysfunction of specific or multiple organs and tissues. Most autoimmune diseases are more prevalent in women than in men. Symptom severity,</vt:lpwstr>
  </property>
  <property fmtid="{D5CDD505-2E9C-101B-9397-08002B2CF9AE}" pid="243" name="ZOTERO_BREF_IS7niPPVmZuU_3">
    <vt:lpwstr> disease course, response to therapy and overall survival may also …","container-title":"Annali dell'Istituto superiore di sanita","DOI":"10.4415/ANN_16_02_12","ISSN":"2384-8553","issue":"2","language":"en","PMID":"27364395","publisher":"Ann Ist Super San</vt:lpwstr>
  </property>
  <property fmtid="{D5CDD505-2E9C-101B-9397-08002B2CF9AE}" pid="244" name="ZOTERO_BREF_IS7niPPVmZuU_4">
    <vt:lpwstr>ita","source":"pubmed.ncbi.nlm.nih.gov","title":"Sex-based differences in autoimmune diseases","URL":"https://pubmed.ncbi.nlm.nih.gov/27364395/","volume":"52","author":[{"family":"E","given":"Ortona"},{"family":"M","given":"Pierdominici"},{"family":"A","g</vt:lpwstr>
  </property>
  <property fmtid="{D5CDD505-2E9C-101B-9397-08002B2CF9AE}" pid="245" name="ZOTERO_BREF_IS7niPPVmZuU_5">
    <vt:lpwstr>iven":"Maselli"},{"family":"C","given":"Veroni"},{"family":"F","given":"Aloisi"},{"family":"Y","given":"Shoenfeld"}],"accessed":{"date-parts":[["2026",1,14]]},"issued":{"date-parts":[["2016",6]]}}}],"schema":"https://github.com/citation-style-language/sch</vt:lpwstr>
  </property>
  <property fmtid="{D5CDD505-2E9C-101B-9397-08002B2CF9AE}" pid="246" name="ZOTERO_BREF_IS7niPPVmZuU_6">
    <vt:lpwstr>ema/raw/master/csl-citation.json"}</vt:lpwstr>
  </property>
  <property fmtid="{D5CDD505-2E9C-101B-9397-08002B2CF9AE}" pid="247" name="ZOTERO_BREF_Kvev4LTWv8xY_1">
    <vt:lpwstr>ZOTERO_ITEM CSL_CITATION {"citationID":"qMOp0Bzv","properties":{"formattedCitation":"(34)","plainCitation":"(34)","noteIndex":0},"citationItems":[{"id":90,"uris":["http://zotero.org/users/local/WYtZaac4/items/5LRCAMIB"],"itemData":{"id":90,"type":"article</vt:lpwstr>
  </property>
  <property fmtid="{D5CDD505-2E9C-101B-9397-08002B2CF9AE}" pid="248" name="ZOTERO_BREF_Kvev4LTWv8xY_2">
    <vt:lpwstr>-journal","container-title":"Nature Human Behaviour","DOI":"10.1038/s41562-019-0566-x","ISSN":"2397-3374","issue":"5","journalAbbreviation":"Nat Hum Behav","language":"en","page":"513-525","source":"DOI.org (Crossref)","title":"Genomic structural equation</vt:lpwstr>
  </property>
  <property fmtid="{D5CDD505-2E9C-101B-9397-08002B2CF9AE}" pid="249" name="ZOTERO_BREF_Kvev4LTWv8xY_3">
    <vt:lpwstr> modelling provides insights into the multivariate genetic architecture of complex traits","volume":"3","author":[{"family":"Grotzinger","given":"Andrew D."},{"family":"Rhemtulla","given":"Mijke"},{"family":"De Vlaming","given":"Ronald"},{"family":"Ritchi</vt:lpwstr>
  </property>
  <property fmtid="{D5CDD505-2E9C-101B-9397-08002B2CF9AE}" pid="250" name="ZOTERO_BREF_Kvev4LTWv8xY_4">
    <vt:lpwstr>e","given":"Stuart J."},{"family":"Mallard","given":"Travis T."},{"family":"Hill","given":"W. David"},{"family":"Ip","given":"Hill F."},{"family":"Marioni","given":"Riccardo E."},{"family":"McIntosh","given":"Andrew M."},{"family":"Deary","given":"Ian J."</vt:lpwstr>
  </property>
  <property fmtid="{D5CDD505-2E9C-101B-9397-08002B2CF9AE}" pid="251" name="ZOTERO_BREF_Kvev4LTWv8xY_5">
    <vt:lpwstr>},{"family":"Koellinger","given":"Philipp D."},{"family":"Harden","given":"K. Paige"},{"family":"Nivard","given":"Michel G."},{"family":"Tucker-Drob","given":"Elliot M."}],"issued":{"date-parts":[["2019",4,8]]}}}],"schema":"https://github.com/citation-sty</vt:lpwstr>
  </property>
  <property fmtid="{D5CDD505-2E9C-101B-9397-08002B2CF9AE}" pid="252" name="ZOTERO_BREF_Kvev4LTWv8xY_6">
    <vt:lpwstr>le-language/schema/raw/master/csl-citation.json"}</vt:lpwstr>
  </property>
  <property fmtid="{D5CDD505-2E9C-101B-9397-08002B2CF9AE}" pid="253" name="ZOTERO_BREF_Kycc0pKsOKjI_1">
    <vt:lpwstr>ZOTERO_ITEM CSL_CITATION {"citationID":"wBrg7a26","properties":{"formattedCitation":"(20)","plainCitation":"(20)","noteIndex":0},"citationItems":[{"id":53,"uris":["http://zotero.org/users/local/WYtZaac4/items/CEJ3GXLI"],"itemData":{"id":53,"type":"article</vt:lpwstr>
  </property>
  <property fmtid="{D5CDD505-2E9C-101B-9397-08002B2CF9AE}" pid="254" name="ZOTERO_BREF_Kycc0pKsOKjI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255" name="ZOTERO_BREF_Kycc0pKsOKjI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256" name="ZOTERO_BREF_Kycc0pKsOKjI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257" name="ZOTERO_BREF_Kycc0pKsOKjI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258" name="ZOTERO_BREF_Kycc0pKsOKjI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259" name="ZOTERO_BREF_Kycc0pKsOKjI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260" name="ZOTERO_BREF_Kycc0pKsOKjI_8">
    <vt:lpwstr>,"page":"185-201","publisher":"Nature Publishing Group","source":"www.nature.com","title":"Sex-specific differences in hypertension and associated cardiovascular disease","volume":"14","author":[{"family":"Colafella","given":"Katrina M. Mirabito"},{"famil</vt:lpwstr>
  </property>
  <property fmtid="{D5CDD505-2E9C-101B-9397-08002B2CF9AE}" pid="261" name="ZOTERO_BREF_Kycc0pKsOKjI_9">
    <vt:lpwstr>y":"Denton","given":"Kate M."}],"issued":{"date-parts":[["2018",3]]}}}],"schema":"https://github.com/citation-style-language/schema/raw/master/csl-citation.json"}</vt:lpwstr>
  </property>
  <property fmtid="{D5CDD505-2E9C-101B-9397-08002B2CF9AE}" pid="262" name="ZOTERO_BREF_LGJo1ZsEX545_1">
    <vt:lpwstr>ZOTERO_ITEM CSL_CITATION {"citationID":"LnliqclN","properties":{"formattedCitation":"(17\\uc0\\u8211{}19)","plainCitation":"(17–19)","noteIndex":0},"citationItems":[{"id":116,"uris":["http://zotero.org/users/local/WYtZaac4/items/CHFT9XW2"],"itemData":{"id</vt:lpwstr>
  </property>
  <property fmtid="{D5CDD505-2E9C-101B-9397-08002B2CF9AE}" pid="263" name="ZOTERO_BREF_LGJo1ZsEX545_10">
    <vt:lpwstr>mong those who were FHS7 positive, 24 535 (82.0%) had no evidence of prior genetic testing for HBOC in their EHR. Being FHS7 positive was associated with increased prevalence of P/LP variants in\n                BRCA1\n                /\n                B</vt:lpwstr>
  </property>
  <property fmtid="{D5CDD505-2E9C-101B-9397-08002B2CF9AE}" pid="264" name="ZOTERO_BREF_LGJo1ZsEX545_11">
    <vt:lpwstr>RCA2\n                (odds ratio [OR], 3.34; 95% CI, 2.48-4.47),\n                CHEK2\n                (OR, 1.62; 95% CI, 1.05-2.43), and\n                PALB2\n                (OR, 2.84; 95% CI, 1.23-6.16) among HNP female individuals, and in\n      </vt:lpwstr>
  </property>
  <property fmtid="{D5CDD505-2E9C-101B-9397-08002B2CF9AE}" pid="265" name="ZOTERO_BREF_LGJo1ZsEX545_12">
    <vt:lpwstr>          BRCA1\n                /\n                BRCA2\n                (OR, 3.35; 95% CI, 1.93-5.56) among HNP male individuals. Being FHS7 positive was also associated with significantly increased risk of cancer among 131 622 non-HNP female individua</vt:lpwstr>
  </property>
  <property fmtid="{D5CDD505-2E9C-101B-9397-08002B2CF9AE}" pid="266" name="ZOTERO_BREF_LGJo1ZsEX545_13">
    <vt:lpwstr>ls (HR, 1.44; 95% CI, 1.22-1.70) but not among 114 982 non-HNP male individuals (HR, 1.11; 95% CI, 0.87-1.42). Among 1527 HNP survey respondents, 352 of 383 EHR-FHS7 positive patients (91.9%) were survey-FHS7 positive, but only 352 of 883 survey-FHS7 posi</vt:lpwstr>
  </property>
  <property fmtid="{D5CDD505-2E9C-101B-9397-08002B2CF9AE}" pid="267" name="ZOTERO_BREF_LGJo1ZsEX545_14">
    <vt:lpwstr>tive patients (39.9%) were EHR-FHS7 positive. Of the 29 913 FHS7-positive patients, 19 764 (66.1%) were identified only after parsing free-text family history comments. Socioeconomic differences were also observed between EHR-FHS7-negative and EHR-FHS7-po</vt:lpwstr>
  </property>
  <property fmtid="{D5CDD505-2E9C-101B-9397-08002B2CF9AE}" pid="268" name="ZOTERO_BREF_LGJo1ZsEX545_15">
    <vt:lpwstr>sitive patients, suggesting disparities in recording family history.\n              \n            \n            \n              Conclusions and Relevance\n              In this cross-sectional study, EHR-derived FHS7 identified thousands of patients with </vt:lpwstr>
  </property>
  <property fmtid="{D5CDD505-2E9C-101B-9397-08002B2CF9AE}" pid="269" name="ZOTERO_BREF_LGJo1ZsEX545_16">
    <vt:lpwstr>familial risk for breast cancer, indicating a substantial gap in genetic testing. However, limitations in EHR family history data suggested that other identification methods, such as direct-to-patient questionnaires, are required to fully address this gap</vt:lpwstr>
  </property>
  <property fmtid="{D5CDD505-2E9C-101B-9397-08002B2CF9AE}" pid="270" name="ZOTERO_BREF_LGJo1ZsEX545_17">
    <vt:lpwstr>.","container-title":"JAMA Network Open","DOI":"10.1001/jamanetworkopen.2024.35901","ISSN":"2574-3805","issue":"9","journalAbbreviation":"JAMA Netw Open","language":"en","page":"e2435901","source":"DOI.org (Crossref)","title":"Screening Familial Risk for </vt:lpwstr>
  </property>
  <property fmtid="{D5CDD505-2E9C-101B-9397-08002B2CF9AE}" pid="271" name="ZOTERO_BREF_LGJo1ZsEX545_18">
    <vt:lpwstr>Hereditary Breast and Ovarian Cancer","volume":"7","author":[{"family":"Kiser","given":"Daniel"},{"family":"Elhanan","given":"Gai"},{"family":"Bolze","given":"Alexandre"},{"family":"Neveux","given":"Iva"},{"family":"Schlauch","given":"Karen A."},{"family"</vt:lpwstr>
  </property>
  <property fmtid="{D5CDD505-2E9C-101B-9397-08002B2CF9AE}" pid="272" name="ZOTERO_BREF_LGJo1ZsEX545_19">
    <vt:lpwstr>:"Metcalf","given":"William J."},{"family":"Cirulli","given":"Elizabeth T."},{"family":"McCarthy","given":"Catherine"},{"family":"Greenberg","given":"Leslie A."},{"family":"Grime","given":"Savanna"},{"family":"Blitstein","given":"Jamie M. Schnell"},{"fami</vt:lpwstr>
  </property>
  <property fmtid="{D5CDD505-2E9C-101B-9397-08002B2CF9AE}" pid="273" name="ZOTERO_BREF_LGJo1ZsEX545_2">
    <vt:lpwstr>":116,"type":"article-journal","abstract":"Importance\n              Most patients with pathogenic or likely pathogenic (P/LP) variants for breast cancer have not undergone genetic testing.\n            \n            \n              Objective\n           </vt:lpwstr>
  </property>
  <property fmtid="{D5CDD505-2E9C-101B-9397-08002B2CF9AE}" pid="274" name="ZOTERO_BREF_LGJo1ZsEX545_20">
    <vt:lpwstr>ly":"Plauth","given":"William"},{"family":"Grzymski","given":"Joseph J."}],"issued":{"date-parts":[["2024",9,25]]}}},{"id":47,"uris":["http://zotero.org/users/local/WYtZaac4/items/X9PXIYZP"],"itemData":{"id":47,"type":"article-journal","abstract":"Treatme</vt:lpwstr>
  </property>
  <property fmtid="{D5CDD505-2E9C-101B-9397-08002B2CF9AE}" pid="275" name="ZOTERO_BREF_LGJo1ZsEX545_21">
    <vt:lpwstr>nt of young adults with colorectal cancer (CRC) represents an unmet clinical need, especially as diagnosis in this population might lead to the greatest loss of years of life. Since 1994, CRC incidence in individuals younger than 50 years has been increas</vt:lpwstr>
  </property>
  <property fmtid="{D5CDD505-2E9C-101B-9397-08002B2CF9AE}" pid="276" name="ZOTERO_BREF_LGJo1ZsEX545_22">
    <vt:lpwstr>ing by 2% per year. The surge in CRC incidence in young adults is particularly alarming as the overall CRC frequency has been decreasing. Early‐onset CRC are characterized by a more advanced stage at diagnosis, poorer cell differentiation, higher prevalen</vt:lpwstr>
  </property>
  <property fmtid="{D5CDD505-2E9C-101B-9397-08002B2CF9AE}" pid="277" name="ZOTERO_BREF_LGJo1ZsEX545_23">
    <vt:lpwstr>ce of signet ring cell histology, and left colon‐sided location of the primary tumor. Among EO‐CRC, approximately 30% of patients are affected by tumors harboring mutations causing hereditary cancer predisposing syndromes, and 20% have familial CRC. Most </vt:lpwstr>
  </property>
  <property fmtid="{D5CDD505-2E9C-101B-9397-08002B2CF9AE}" pid="278" name="ZOTERO_BREF_LGJo1ZsEX545_24">
    <vt:lpwstr>notably, the remaining 50% of EO‐CRC patients have neither hereditary syndromes nor familial CRC, thus representing a formidable challenge for research. In this review article we summarize epidemiology, clinical and molecular features, heredity and outcom</vt:lpwstr>
  </property>
  <property fmtid="{D5CDD505-2E9C-101B-9397-08002B2CF9AE}" pid="279" name="ZOTERO_BREF_LGJo1ZsEX545_25">
    <vt:lpwstr>e of treatments of EO‐CRC, and provide considerations for future perspectives.","container-title":"Molecular Oncology","DOI":"10.1002/1878-0261.12417","ISSN":"1574-7891","issue":"2","journalAbbreviation":"Mol Oncol","page":"109-131","PMID":"30520562","PMC</vt:lpwstr>
  </property>
  <property fmtid="{D5CDD505-2E9C-101B-9397-08002B2CF9AE}" pid="280" name="ZOTERO_BREF_LGJo1ZsEX545_26">
    <vt:lpwstr>ID":"PMC6360363","source":"PubMed Central","title":"Early‐onset colorectal cancer in young individuals","volume":"13","author":[{"family":"Mauri","given":"Gianluca"},{"family":"Sartore‐Bianchi","given":"Andrea"},{"family":"Russo","given":"Antonio‐Giampier</vt:lpwstr>
  </property>
  <property fmtid="{D5CDD505-2E9C-101B-9397-08002B2CF9AE}" pid="281" name="ZOTERO_BREF_LGJo1ZsEX545_27">
    <vt:lpwstr>o"},{"family":"Marsoni","given":"Silvia"},{"family":"Bardelli","given":"Alberto"},{"family":"Siena","given":"Salvatore"}],"issued":{"date-parts":[["2019",2]]}}},{"id":50,"uris":["http://zotero.org/users/local/WYtZaac4/items/QPWP699W"],"itemData":{"id":50,</vt:lpwstr>
  </property>
  <property fmtid="{D5CDD505-2E9C-101B-9397-08002B2CF9AE}" pid="282" name="ZOTERO_BREF_LGJo1ZsEX545_28">
    <vt:lpwstr>"type":"article-journal","abstract":"Background\nA family history of pancreatic cancer is associated with increased pancreatic cancer risk. However, risk estimates for individuals in kindreds with an aggregation of pancreatic cancer (&gt;1 relative) are impr</vt:lpwstr>
  </property>
  <property fmtid="{D5CDD505-2E9C-101B-9397-08002B2CF9AE}" pid="283" name="ZOTERO_BREF_LGJo1ZsEX545_29">
    <vt:lpwstr>ecise because of small samples sizes or potentially impacted by biases inherent in retrospective data.\n\nObjective\nThe objective of this study is to determine the age-specific pancreatic cancer risk as a function of family history using prospective data</vt:lpwstr>
  </property>
  <property fmtid="{D5CDD505-2E9C-101B-9397-08002B2CF9AE}" pid="284" name="ZOTERO_BREF_LGJo1ZsEX545_3">
    <vt:lpwstr>   To identify patients meeting family history criteria for genetic testing in the electronic health record (EHR).\n            \n            \n              Design, Setting, and Participants\n              This study included both cross-sectional (observ</vt:lpwstr>
  </property>
  <property fmtid="{D5CDD505-2E9C-101B-9397-08002B2CF9AE}" pid="285" name="ZOTERO_BREF_LGJo1ZsEX545_30">
    <vt:lpwstr>.\n\nMethods\nWe compared pancreatic cancer incidence (n = 167) in 21 141 individuals from 4433 families enrolled in the National Familial Pancreatic Cancer Registry with that expected based on Surveillance Epidemiology and End Results data and estimated </vt:lpwstr>
  </property>
  <property fmtid="{D5CDD505-2E9C-101B-9397-08002B2CF9AE}" pid="286" name="ZOTERO_BREF_LGJo1ZsEX545_31">
    <vt:lpwstr>the cumulative probability of pancreatic cancer using competing risk regression.\n\nResults\nFamilial pancreatic kindred members (kindreds with pancreatic cancer in 2 first-degree relatives [FDRs] or a pathogenic variant) had a standardized incidence rati</vt:lpwstr>
  </property>
  <property fmtid="{D5CDD505-2E9C-101B-9397-08002B2CF9AE}" pid="287" name="ZOTERO_BREF_LGJo1ZsEX545_32">
    <vt:lpwstr>o of 4.86 (95% confidence interval [CI] = 4.01 to 5.90), and sporadic kindred members (kindreds not meeting familial criteria) had a standardized incidence ratio of 2.55 (95% CI = 1.95 to 3.34). Risk in familial pancreatic cancer kindreds increased with a</vt:lpwstr>
  </property>
  <property fmtid="{D5CDD505-2E9C-101B-9397-08002B2CF9AE}" pid="288" name="ZOTERO_BREF_LGJo1ZsEX545_33">
    <vt:lpwstr>n increasing number of FDRs with pancreatic cancer, with a standardized incidence ratio of 3.46 (95% CI = 2.52 to 4.76), 5.44 (95% CI = 4.07 to 7.26), and 10.78 (95% CI = 6.87 to 16.89) for 1, 2, and 3 or more FDRs with pancreatic cancer, respectively. Ri</vt:lpwstr>
  </property>
  <property fmtid="{D5CDD505-2E9C-101B-9397-08002B2CF9AE}" pid="289" name="ZOTERO_BREF_LGJo1ZsEX545_34">
    <vt:lpwstr>sk was also higher among individuals with a family history of young-onset (aged younger than 50 years) pancreatic cancer.\n\nConclusion\nPancreatic cancer risk is strongly dependent on family history, including both the degree of relationship(s) and age o</vt:lpwstr>
  </property>
  <property fmtid="{D5CDD505-2E9C-101B-9397-08002B2CF9AE}" pid="290" name="ZOTERO_BREF_LGJo1ZsEX545_35">
    <vt:lpwstr>f onset of pancreatic cancer in relatives. These risk estimates will help inform the design of early detection studies and the risk and benefit analysis of screening trials.","container-title":"JNCI Journal of the National Cancer Institute","DOI":"10.1093</vt:lpwstr>
  </property>
  <property fmtid="{D5CDD505-2E9C-101B-9397-08002B2CF9AE}" pid="291" name="ZOTERO_BREF_LGJo1ZsEX545_36">
    <vt:lpwstr>/jnci/djac167","ISSN":"0027-8874","issue":"12","journalAbbreviation":"J Natl Cancer Inst","page":"1681-1688","PMID":"36029239","PMCID":"PMC9745433","source":"PubMed Central","title":"Risk of Pancreatic Cancer in the Long-Term Prospective Follow-Up of Fami</vt:lpwstr>
  </property>
  <property fmtid="{D5CDD505-2E9C-101B-9397-08002B2CF9AE}" pid="292" name="ZOTERO_BREF_LGJo1ZsEX545_37">
    <vt:lpwstr>lial Pancreatic Cancer Kindreds","volume":"114","author":[{"family":"Porter","given":"Nancy"},{"family":"Laheru","given":"Daniel"},{"family":"Lau","given":"Bryan"},{"family":"He","given":"Jin"},{"family":"Zheng","given":"Lei"},{"family":"Narang","given":"</vt:lpwstr>
  </property>
  <property fmtid="{D5CDD505-2E9C-101B-9397-08002B2CF9AE}" pid="293" name="ZOTERO_BREF_LGJo1ZsEX545_38">
    <vt:lpwstr>Amol"},{"family":"Roberts","given":"Nicholas J"},{"family":"Canto","given":"Marcia I"},{"family":"Lennon","given":"Anne Marie"},{"family":"Goggins","given":"Michael G"},{"family":"Hruban","given":"Ralph H"},{"family":"Klein","given":"Alison P"}],"issued":</vt:lpwstr>
  </property>
  <property fmtid="{D5CDD505-2E9C-101B-9397-08002B2CF9AE}" pid="294" name="ZOTERO_BREF_LGJo1ZsEX545_39">
    <vt:lpwstr>{"date-parts":[["2022",8,27]]}}}],"schema":"https://github.com/citation-style-language/schema/raw/master/csl-citation.json"}</vt:lpwstr>
  </property>
  <property fmtid="{D5CDD505-2E9C-101B-9397-08002B2CF9AE}" pid="295" name="ZOTERO_BREF_LGJo1ZsEX545_4">
    <vt:lpwstr>ation date, February 1, 2024) and retrospective cohort (observation period, January 1, 2018, to February 1, 2024) analyses. Participants included patients aged 18 to 79 years enrolled in Renown Health, a large health system in Northern Nevada. Genotype wa</vt:lpwstr>
  </property>
  <property fmtid="{D5CDD505-2E9C-101B-9397-08002B2CF9AE}" pid="296" name="ZOTERO_BREF_LGJo1ZsEX545_5">
    <vt:lpwstr>s known for 38 003 patients enrolled in Healthy Nevada Project (HNP), a population genomics study.\n            \n            \n              Exposure\n              An EHR indicating that a patient is positive for criteria according to the Seven-Question</vt:lpwstr>
  </property>
  <property fmtid="{D5CDD505-2E9C-101B-9397-08002B2CF9AE}" pid="297" name="ZOTERO_BREF_LGJo1ZsEX545_6">
    <vt:lpwstr> Family History Questionnaire (hereafter, FHS7 positive) assessing familial risk for hereditary breast and ovarian cancer (HBOC).\n            \n            \n              Main Outcomes and Measures\n              \n                The primary outcomes w</vt:lpwstr>
  </property>
  <property fmtid="{D5CDD505-2E9C-101B-9397-08002B2CF9AE}" pid="298" name="ZOTERO_BREF_LGJo1ZsEX545_7">
    <vt:lpwstr>ere the presence of P/LP variants in the\n                ATM\n                ,\n                BRCA1\n                ,\n                BRCA2\n                ,\n                CHEK2\n                , or\n                PALB2\n                genes</vt:lpwstr>
  </property>
  <property fmtid="{D5CDD505-2E9C-101B-9397-08002B2CF9AE}" pid="299" name="ZOTERO_BREF_LGJo1ZsEX545_8">
    <vt:lpwstr> (cross-sectional analysis) or a diagnosis of cancer (cohort analysis). Age-adjusted cancer incidence rates per 100 000 patients per year were calculated using the 2020 US population as the standard. Hazard ratios (HRs) for cancer attributable to FHS7-pos</vt:lpwstr>
  </property>
  <property fmtid="{D5CDD505-2E9C-101B-9397-08002B2CF9AE}" pid="300" name="ZOTERO_BREF_LGJo1ZsEX545_9">
    <vt:lpwstr>itive status were estimated using cause-specific hazard models.\n              \n            \n            \n              Results\n              \n                Among 835 727 patients, 423 393 (50.7%) were female and 29 913 (3.6%) were FHS7 positive. A</vt:lpwstr>
  </property>
  <property fmtid="{D5CDD505-2E9C-101B-9397-08002B2CF9AE}" pid="301" name="ZOTERO_BREF_MhrrJXp2Yaxd_1">
    <vt:lpwstr>ZOTERO_ITEM CSL_CITATION {"citationID":"eUi25Cus","properties":{"formattedCitation":"(26,27)","plainCitation":"(26,27)","noteIndex":0},"citationItems":[{"id":72,"uris":["http://zotero.org/users/local/WYtZaac4/items/D2GG6MW6"],"itemData":{"id":72,"type":"a</vt:lpwstr>
  </property>
  <property fmtid="{D5CDD505-2E9C-101B-9397-08002B2CF9AE}" pid="302" name="ZOTERO_BREF_MhrrJXp2Yaxd_10">
    <vt:lpwstr>of incidence, its determinants, and treatment penetration","title-short":"Incidence of rheumatoid arthritis in Sweden","volume":"65","author":[{"family":"Eriksson","given":"Jonas K."},{"family":"Neovius","given":"Martin"},{"family":"Ernestam","given":"Sof</vt:lpwstr>
  </property>
  <property fmtid="{D5CDD505-2E9C-101B-9397-08002B2CF9AE}" pid="303" name="ZOTERO_BREF_MhrrJXp2Yaxd_11">
    <vt:lpwstr>ia"},{"family":"Lindblad","given":"Staffan"},{"family":"Simard","given":"Julia F."},{"family":"Askling","given":"Johan"}],"issued":{"date-parts":[["2013",6]]}}},{"id":74,"uris":["http://zotero.org/users/local/WYtZaac4/items/8CFLFSJ3"],"itemData":{"id":74,</vt:lpwstr>
  </property>
  <property fmtid="{D5CDD505-2E9C-101B-9397-08002B2CF9AE}" pid="304" name="ZOTERO_BREF_MhrrJXp2Yaxd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305" name="ZOTERO_BREF_MhrrJXp2Yaxd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306" name="ZOTERO_BREF_MhrrJXp2Yaxd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307" name="ZOTERO_BREF_MhrrJXp2Yaxd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308" name="ZOTERO_BREF_MhrrJXp2Yaxd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309" name="ZOTERO_BREF_MhrrJXp2Yaxd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310" name="ZOTERO_BREF_MhrrJXp2Yaxd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311" name="ZOTERO_BREF_MhrrJXp2Yaxd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312" name="ZOTERO_BREF_MhrrJXp2Yaxd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313" name="ZOTERO_BREF_MhrrJXp2Yaxd_20">
    <vt:lpwstr>rising?","volume":"62","author":[{"family":"Myasoedova","given":"Elena"},{"family":"Crowson","given":"Cynthia S."},{"family":"Kremers","given":"Hilal Maradit"},{"family":"Therneau","given":"Terry M."},{"family":"Gabriel","given":"Sherine E."}],"issued":{"</vt:lpwstr>
  </property>
  <property fmtid="{D5CDD505-2E9C-101B-9397-08002B2CF9AE}" pid="314" name="ZOTERO_BREF_MhrrJXp2Yaxd_21">
    <vt:lpwstr>date-parts":[["2010",6]]}}}],"schema":"https://github.com/citation-style-language/schema/raw/master/csl-citation.json"}</vt:lpwstr>
  </property>
  <property fmtid="{D5CDD505-2E9C-101B-9397-08002B2CF9AE}" pid="315" name="ZOTERO_BREF_MhrrJXp2Yaxd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316" name="ZOTERO_BREF_MhrrJXp2Yaxd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317" name="ZOTERO_BREF_MhrrJXp2Yaxd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318" name="ZOTERO_BREF_MhrrJXp2Yaxd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319" name="ZOTERO_BREF_MhrrJXp2Yaxd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320" name="ZOTERO_BREF_MhrrJXp2Yaxd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321" name="ZOTERO_BREF_MhrrJXp2Yaxd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322" name="ZOTERO_BREF_Mtu5MS5SL1RH_1">
    <vt:lpwstr/>
  </property>
  <property fmtid="{D5CDD505-2E9C-101B-9397-08002B2CF9AE}" pid="323" name="ZOTERO_BREF_P9iAy7EDHoJI_1">
    <vt:lpwstr>ZOTERO_ITEM CSL_CITATION {"citationID":"yB8QuVLI","properties":{"formattedCitation":"(31\\uc0\\u8211{}33)","plainCitation":"(31–33)","noteIndex":0},"citationItems":[{"id":85,"uris":["http://zotero.org/users/local/WYtZaac4/items/TG95Z3RX"],"itemData":{"id"</vt:lpwstr>
  </property>
  <property fmtid="{D5CDD505-2E9C-101B-9397-08002B2CF9AE}" pid="324" name="ZOTERO_BREF_P9iAy7EDHoJI_10">
    <vt:lpwstr> of coronavirus disease 2019 on diabetes care in Japan","volume":"12","author":[{"family":"Minoura","given":"Akira"},{"family":"Sugiyama","given":"Takehiro"},{"family":"Koyama","given":"Teruhide"},{"family":"Yoshioka","given":"Takashi"},{"family":"Tabuchi</vt:lpwstr>
  </property>
  <property fmtid="{D5CDD505-2E9C-101B-9397-08002B2CF9AE}" pid="325" name="ZOTERO_BREF_P9iAy7EDHoJI_11">
    <vt:lpwstr>","given":"Takahiro"}],"issued":{"date-parts":[["2022",9,27]]}}},{"id":87,"uris":["http://zotero.org/users/local/WYtZaac4/items/LWTZPFFY"],"itemData":{"id":87,"type":"article-journal","container-title":"Research in Social and Administrative Pharmacy","DOI</vt:lpwstr>
  </property>
  <property fmtid="{D5CDD505-2E9C-101B-9397-08002B2CF9AE}" pid="326" name="ZOTERO_BREF_P9iAy7EDHoJI_12">
    <vt:lpwstr>":"10.1016/j.sapharm.2007.04.003","ISSN":"15517411","issue":"2","journalAbbreviation":"Research in Social and Administrative Pharmacy","language":"en","page":"83-97","source":"DOI.org (Crossref)","title":"Core reporting practices in structural equation mo</vt:lpwstr>
  </property>
  <property fmtid="{D5CDD505-2E9C-101B-9397-08002B2CF9AE}" pid="327" name="ZOTERO_BREF_P9iAy7EDHoJI_13">
    <vt:lpwstr>deling","volume":"4","author":[{"family":"Schreiber","given":"James B."}],"issued":{"date-parts":[["2008",6]]}}},{"id":88,"uris":["http://zotero.org/users/local/WYtZaac4/items/5NDCRQQ8"],"itemData":{"id":88,"type":"article-journal","container-title":"Natu</vt:lpwstr>
  </property>
  <property fmtid="{D5CDD505-2E9C-101B-9397-08002B2CF9AE}" pid="328" name="ZOTERO_BREF_P9iAy7EDHoJI_14">
    <vt:lpwstr>re Genetics","DOI":"10.1038/s41588-019-0403-1","ISSN":"1061-4036, 1546-1718","issue":"5","journalAbbreviation":"Nat Genet","language":"en","page":"804-814","source":"DOI.org (Crossref)","title":"Maternal and fetal genetic effects on birth weight and their</vt:lpwstr>
  </property>
  <property fmtid="{D5CDD505-2E9C-101B-9397-08002B2CF9AE}" pid="329" name="ZOTERO_BREF_P9iAy7EDHoJI_15">
    <vt:lpwstr> relevance to cardio-metabolic risk factors","volume":"51","author":[{"literal":"EGG Consortium"},{"family":"Warrington","given":"Nicole M."},{"family":"Beaumont","given":"Robin N."},{"family":"Horikoshi","given":"Momoko"},{"family":"Day","given":"Felix R</vt:lpwstr>
  </property>
  <property fmtid="{D5CDD505-2E9C-101B-9397-08002B2CF9AE}" pid="330" name="ZOTERO_BREF_P9iAy7EDHoJI_16">
    <vt:lpwstr>."},{"family":"Helgeland","given":"Øyvind"},{"family":"Laurin","given":"Charles"},{"family":"Bacelis","given":"Jonas"},{"family":"Peng","given":"Shouneng"},{"family":"Hao","given":"Ke"},{"family":"Feenstra","given":"Bjarke"},{"family":"Wood","given":"Andr</vt:lpwstr>
  </property>
  <property fmtid="{D5CDD505-2E9C-101B-9397-08002B2CF9AE}" pid="331" name="ZOTERO_BREF_P9iAy7EDHoJI_17">
    <vt:lpwstr>ew R."},{"family":"Mahajan","given":"Anubha"},{"family":"Tyrrell","given":"Jessica"},{"family":"Robertson","given":"Neil R."},{"family":"Rayner","given":"N. William"},{"family":"Qiao","given":"Zhen"},{"family":"Moen","given":"Gunn-Helen"},{"family":"Vaude</vt:lpwstr>
  </property>
  <property fmtid="{D5CDD505-2E9C-101B-9397-08002B2CF9AE}" pid="332" name="ZOTERO_BREF_P9iAy7EDHoJI_18">
    <vt:lpwstr>l","given":"Marc"},{"family":"Marsit","given":"Carmen J."},{"family":"Chen","given":"Jia"},{"family":"Nodzenski","given":"Michael"},{"family":"Schnurr","given":"Theresia M."},{"family":"Zafarmand","given":"Mohammad H."},{"family":"Bradfield","given":"Jona</vt:lpwstr>
  </property>
  <property fmtid="{D5CDD505-2E9C-101B-9397-08002B2CF9AE}" pid="333" name="ZOTERO_BREF_P9iAy7EDHoJI_19">
    <vt:lpwstr>than P."},{"family":"Grarup","given":"Niels"},{"family":"Kooijman","given":"Marjolein N."},{"family":"Li-Gao","given":"Ruifang"},{"family":"Geller","given":"Frank"},{"family":"Ahluwalia","given":"Tarunveer S."},{"family":"Paternoster","given":"Lavinia"},{</vt:lpwstr>
  </property>
  <property fmtid="{D5CDD505-2E9C-101B-9397-08002B2CF9AE}" pid="334" name="ZOTERO_BREF_P9iAy7EDHoJI_2">
    <vt:lpwstr>:85,"type":"article-journal","abstract":"Abstract\n            This study aimed to examine the effects of psychological distress and a fear of coronavirus disease 2019 (COVID-19) on diabetes care in Japan. We used data from a 2020 nationwide Internet surv</vt:lpwstr>
  </property>
  <property fmtid="{D5CDD505-2E9C-101B-9397-08002B2CF9AE}" pid="335" name="ZOTERO_BREF_P9iAy7EDHoJI_20">
    <vt:lpwstr>"family":"Rueedi","given":"Rico"},{"family":"Huikari","given":"Ville"},{"family":"Hottenga","given":"Jouke-Jan"},{"family":"Lyytikäinen","given":"Leo-Pekka"},{"family":"Cavadino","given":"Alana"},{"family":"Metrustry","given":"Sarah"},{"family":"Cousminer</vt:lpwstr>
  </property>
  <property fmtid="{D5CDD505-2E9C-101B-9397-08002B2CF9AE}" pid="336" name="ZOTERO_BREF_P9iAy7EDHoJI_21">
    <vt:lpwstr>","given":"Diana L."},{"family":"Wu","given":"Ying"},{"family":"Thiering","given":"Elisabeth"},{"family":"Wang","given":"Carol A."},{"family":"Have","given":"Christian T."},{"family":"Vilor-Tejedor","given":"Natalia"},{"family":"Joshi","given":"Peter K."}</vt:lpwstr>
  </property>
  <property fmtid="{D5CDD505-2E9C-101B-9397-08002B2CF9AE}" pid="337" name="ZOTERO_BREF_P9iAy7EDHoJI_22">
    <vt:lpwstr>,{"family":"Painter","given":"Jodie N."},{"family":"Ntalla","given":"Ioanna"},{"family":"Myhre","given":"Ronny"},{"family":"Pitkänen","given":"Niina"},{"family":"Van Leeuwen","given":"Elisabeth M."},{"family":"Joro","given":"Raimo"},{"family":"Lagou","giv</vt:lpwstr>
  </property>
  <property fmtid="{D5CDD505-2E9C-101B-9397-08002B2CF9AE}" pid="338" name="ZOTERO_BREF_P9iAy7EDHoJI_23">
    <vt:lpwstr>en":"Vasiliki"},{"family":"Richmond","given":"Rebecca C."},{"family":"Espinosa","given":"Ana"},{"family":"Barton","given":"Sheila J."},{"family":"Inskip","given":"Hazel M."},{"family":"Holloway","given":"John W."},{"family":"Santa-Marina","given":"Loreto"</vt:lpwstr>
  </property>
  <property fmtid="{D5CDD505-2E9C-101B-9397-08002B2CF9AE}" pid="339" name="ZOTERO_BREF_P9iAy7EDHoJI_24">
    <vt:lpwstr>},{"family":"Estivill","given":"Xavier"},{"family":"Ang","given":"Wei"},{"family":"Marsh","given":"Julie A."},{"family":"Reichetzeder","given":"Christoph"},{"family":"Marullo","given":"Letizia"},{"family":"Hocher","given":"Berthold"},{"family":"Lunetta","</vt:lpwstr>
  </property>
  <property fmtid="{D5CDD505-2E9C-101B-9397-08002B2CF9AE}" pid="340" name="ZOTERO_BREF_P9iAy7EDHoJI_25">
    <vt:lpwstr>given":"Kathryn L."},{"family":"Murabito","given":"Joanne M."},{"family":"Relton","given":"Caroline L."},{"family":"Kogevinas","given":"Manolis"},{"family":"Chatzi","given":"Leda"},{"family":"Allard","given":"Catherine"},{"family":"Bouchard","given":"Luig</vt:lpwstr>
  </property>
  <property fmtid="{D5CDD505-2E9C-101B-9397-08002B2CF9AE}" pid="341" name="ZOTERO_BREF_P9iAy7EDHoJI_26">
    <vt:lpwstr>i"},{"family":"Hivert","given":"Marie-France"},{"family":"Zhang","given":"Ge"},{"family":"Muglia","given":"Louis J."},{"family":"Heikkinen","given":"Jani"},{"family":"Morgen","given":"Camilla S."},{"family":"Van Kampen","given":"Antoine H. C."},{"family":</vt:lpwstr>
  </property>
  <property fmtid="{D5CDD505-2E9C-101B-9397-08002B2CF9AE}" pid="342" name="ZOTERO_BREF_P9iAy7EDHoJI_27">
    <vt:lpwstr>"Van Schaik","given":"Barbera D. C."},{"family":"Mentch","given":"Frank D."},{"family":"Langenberg","given":"Claudia"},{"family":"Luan","given":"Jian’an"},{"family":"Scott","given":"Robert A."},{"family":"Zhao","given":"Jing Hua"},{"family":"Hemani","give</vt:lpwstr>
  </property>
  <property fmtid="{D5CDD505-2E9C-101B-9397-08002B2CF9AE}" pid="343" name="ZOTERO_BREF_P9iAy7EDHoJI_28">
    <vt:lpwstr>n":"Gibran"},{"family":"Ring","given":"Susan M."},{"family":"Bennett","given":"Amanda J."},{"family":"Gaulton","given":"Kyle J."},{"family":"Fernandez-Tajes","given":"Juan"},{"family":"Van Zuydam","given":"Natalie R."},{"family":"Medina-Gomez","given":"Ca</vt:lpwstr>
  </property>
  <property fmtid="{D5CDD505-2E9C-101B-9397-08002B2CF9AE}" pid="344" name="ZOTERO_BREF_P9iAy7EDHoJI_29">
    <vt:lpwstr>rolina"},{"family":"De Haan","given":"Hugoline G."},{"family":"Rosendaal","given":"Frits R."},{"family":"Kutalik","given":"Zoltán"},{"family":"Marques-Vidal","given":"Pedro"},{"family":"Das","given":"Shikta"},{"family":"Willemsen","given":"Gonneke"},{"fam</vt:lpwstr>
  </property>
  <property fmtid="{D5CDD505-2E9C-101B-9397-08002B2CF9AE}" pid="345" name="ZOTERO_BREF_P9iAy7EDHoJI_3">
    <vt:lpwstr>ey in Japan involving 28,000 respondents aged 15–79 years. The question items included psychological factors (Kessler psychological distress scale and fear of COVID-19), employment, trust in neighbors, informal caregiving, and history of diabetes care. Af</vt:lpwstr>
  </property>
  <property fmtid="{D5CDD505-2E9C-101B-9397-08002B2CF9AE}" pid="346" name="ZOTERO_BREF_P9iAy7EDHoJI_30">
    <vt:lpwstr>ily":"Mbarek","given":"Hamdi"},{"family":"Müller-Nurasyid","given":"Martina"},{"family":"Standl","given":"Marie"},{"family":"Appel","given":"Emil V. R."},{"family":"Fonvig","given":"Cilius E."},{"family":"Trier","given":"Caecilie"},{"family":"Van Beijster</vt:lpwstr>
  </property>
  <property fmtid="{D5CDD505-2E9C-101B-9397-08002B2CF9AE}" pid="347" name="ZOTERO_BREF_P9iAy7EDHoJI_31">
    <vt:lpwstr>veldt","given":"Catharina E. M."},{"family":"Murcia","given":"Mario"},{"family":"Bustamante","given":"Mariona"},{"family":"Bonas-Guarch","given":"Sílvia"},{"family":"Hougaard","given":"David M."},{"family":"Mercader","given":"Josep M."},{"family":"Linnebe</vt:lpwstr>
  </property>
  <property fmtid="{D5CDD505-2E9C-101B-9397-08002B2CF9AE}" pid="348" name="ZOTERO_BREF_P9iAy7EDHoJI_32">
    <vt:lpwstr>rg","given":"Allan"},{"family":"Schraut","given":"Katharina E."},{"family":"Lind","given":"Penelope A."},{"family":"Medland","given":"Sarah E."},{"family":"Shields","given":"Beverley M."},{"family":"Knight","given":"Bridget A."},{"family":"Chai","given":"</vt:lpwstr>
  </property>
  <property fmtid="{D5CDD505-2E9C-101B-9397-08002B2CF9AE}" pid="349" name="ZOTERO_BREF_P9iAy7EDHoJI_33">
    <vt:lpwstr>Jin-Fang"},{"family":"Panoutsopoulou","given":"Kalliope"},{"family":"Bartels","given":"Meike"},{"family":"Sánchez","given":"Friman"},{"family":"Stokholm","given":"Jakob"},{"family":"Torrents","given":"David"},{"family":"Vinding","given":"Rebecca K."},{"fa</vt:lpwstr>
  </property>
  <property fmtid="{D5CDD505-2E9C-101B-9397-08002B2CF9AE}" pid="350" name="ZOTERO_BREF_P9iAy7EDHoJI_34">
    <vt:lpwstr>mily":"Willems","given":"Sara M."},{"family":"Atalay","given":"Mustafa"},{"family":"Chawes","given":"Bo L."},{"family":"Kovacs","given":"Peter"},{"family":"Prokopenko","given":"Inga"},{"family":"Tuke","given":"Marcus A."},{"family":"Yaghootkar","given":"H</vt:lpwstr>
  </property>
  <property fmtid="{D5CDD505-2E9C-101B-9397-08002B2CF9AE}" pid="351" name="ZOTERO_BREF_P9iAy7EDHoJI_35">
    <vt:lpwstr>anieh"},{"family":"Ruth","given":"Katherine S."},{"family":"Jones","given":"Samuel E."},{"family":"Loh","given":"Po-Ru"},{"family":"Murray","given":"Anna"},{"family":"Weedon","given":"Michael N."},{"family":"Tönjes","given":"Anke"},{"family":"Stumvoll","g</vt:lpwstr>
  </property>
  <property fmtid="{D5CDD505-2E9C-101B-9397-08002B2CF9AE}" pid="352" name="ZOTERO_BREF_P9iAy7EDHoJI_36">
    <vt:lpwstr>iven":"Michael"},{"family":"Michaelsen","given":"Kim F."},{"family":"Eloranta","given":"Aino-Maija"},{"family":"Lakka","given":"Timo A."},{"family":"Van Duijn","given":"Cornelia M."},{"family":"Kiess","given":"Wieland"},{"family":"Körner","given":"Antje"}</vt:lpwstr>
  </property>
  <property fmtid="{D5CDD505-2E9C-101B-9397-08002B2CF9AE}" pid="353" name="ZOTERO_BREF_P9iAy7EDHoJI_37">
    <vt:lpwstr>,{"family":"Niinikoski","given":"Harri"},{"family":"Pahkala","given":"Katja"},{"family":"Raitakari","given":"Olli T."},{"family":"Jacobsson","given":"Bo"},{"family":"Zeggini","given":"Eleftheria"},{"family":"Dedoussis","given":"George V."},{"family":"Teo"</vt:lpwstr>
  </property>
  <property fmtid="{D5CDD505-2E9C-101B-9397-08002B2CF9AE}" pid="354" name="ZOTERO_BREF_P9iAy7EDHoJI_38">
    <vt:lpwstr>,"given":"Yik-Ying"},{"family":"Saw","given":"Seang-Mei"},{"family":"Montgomery","given":"Grant W."},{"family":"Campbell","given":"Harry"},{"family":"Wilson","given":"James F."},{"family":"Vrijkotte","given":"Tanja G. M."},{"family":"Vrijheid","given":"Ma</vt:lpwstr>
  </property>
  <property fmtid="{D5CDD505-2E9C-101B-9397-08002B2CF9AE}" pid="355" name="ZOTERO_BREF_P9iAy7EDHoJI_39">
    <vt:lpwstr>rtine"},{"family":"De Geus","given":"Eco J. C. N."},{"family":"Hayes","given":"M. Geoffrey"},{"family":"Kadarmideen","given":"Haja N."},{"family":"Holm","given":"Jens-Christian"},{"family":"Beilin","given":"Lawrence J."},{"family":"Pennell","given":"Craig</vt:lpwstr>
  </property>
  <property fmtid="{D5CDD505-2E9C-101B-9397-08002B2CF9AE}" pid="356" name="ZOTERO_BREF_P9iAy7EDHoJI_4">
    <vt:lpwstr>ter excluding respondents with comorbidities and those who had not visited the hospital, 625 patients with diabetes were analyzed. Statistical mediation was then examined through a path analysis using structural equation modeling (SEM). Discontinued diabe</vt:lpwstr>
  </property>
  <property fmtid="{D5CDD505-2E9C-101B-9397-08002B2CF9AE}" pid="357" name="ZOTERO_BREF_P9iAy7EDHoJI_40">
    <vt:lpwstr> E."},{"family":"Heinrich","given":"Joachim"},{"family":"Adair","given":"Linda S."},{"family":"Borja","given":"Judith B."},{"family":"Mohlke","given":"Karen L."},{"family":"Eriksson","given":"Johan G."},{"family":"Widén","given":"Elisabeth E."},{"family":</vt:lpwstr>
  </property>
  <property fmtid="{D5CDD505-2E9C-101B-9397-08002B2CF9AE}" pid="358" name="ZOTERO_BREF_P9iAy7EDHoJI_41">
    <vt:lpwstr>"Hattersley","given":"Andrew T."},{"family":"Spector","given":"Tim D."},{"family":"Kähönen","given":"Mika"},{"family":"Viikari","given":"Jorma S."},{"family":"Lehtimäki","given":"Terho"},{"family":"Boomsma","given":"Dorret I."},{"family":"Sebert","given":</vt:lpwstr>
  </property>
  <property fmtid="{D5CDD505-2E9C-101B-9397-08002B2CF9AE}" pid="359" name="ZOTERO_BREF_P9iAy7EDHoJI_42">
    <vt:lpwstr>"Sylvain"},{"family":"Vollenweider","given":"Peter"},{"family":"Sørensen","given":"Thorkild I. A."},{"family":"Bisgaard","given":"Hans"},{"family":"Bønnelykke","given":"Klaus"},{"family":"Murray","given":"Jeffrey C."},{"family":"Melbye","given":"Mads"},{"</vt:lpwstr>
  </property>
  <property fmtid="{D5CDD505-2E9C-101B-9397-08002B2CF9AE}" pid="360" name="ZOTERO_BREF_P9iAy7EDHoJI_43">
    <vt:lpwstr>family":"Nohr","given":"Ellen A."},{"family":"Mook-Kanamori","given":"Dennis O."},{"family":"Rivadeneira","given":"Fernando"},{"family":"Hofman","given":"Albert"},{"family":"Felix","given":"Janine F."},{"family":"Jaddoe","given":"Vincent W. V."},{"family"</vt:lpwstr>
  </property>
  <property fmtid="{D5CDD505-2E9C-101B-9397-08002B2CF9AE}" pid="361" name="ZOTERO_BREF_P9iAy7EDHoJI_44">
    <vt:lpwstr>:"Hansen","given":"Torben"},{"family":"Pisinger","given":"Charlotta"},{"family":"Vaag","given":"Allan A."},{"family":"Pedersen","given":"Oluf"},{"family":"Uitterlinden","given":"André G."},{"family":"Järvelin","given":"Marjo-Riitta"},{"family":"Power","gi</vt:lpwstr>
  </property>
  <property fmtid="{D5CDD505-2E9C-101B-9397-08002B2CF9AE}" pid="362" name="ZOTERO_BREF_P9iAy7EDHoJI_45">
    <vt:lpwstr>ven":"Christine"},{"family":"Hyppönen","given":"Elina"},{"family":"Scholtens","given":"Denise M."},{"family":"Lowe","given":"William L."},{"family":"Davey Smith","given":"George"},{"family":"Timpson","given":"Nicholas J."},{"family":"Morris","given":"Andr</vt:lpwstr>
  </property>
  <property fmtid="{D5CDD505-2E9C-101B-9397-08002B2CF9AE}" pid="363" name="ZOTERO_BREF_P9iAy7EDHoJI_46">
    <vt:lpwstr>ew P."},{"family":"Wareham","given":"Nicholas J."},{"family":"Hakonarson","given":"Hakon"},{"family":"Grant","given":"Struan F. A."},{"family":"Frayling","given":"Timothy M."},{"family":"Lawlor","given":"Debbie A."},{"family":"Njølstad","given":"Pål R."},</vt:lpwstr>
  </property>
  <property fmtid="{D5CDD505-2E9C-101B-9397-08002B2CF9AE}" pid="364" name="ZOTERO_BREF_P9iAy7EDHoJI_47">
    <vt:lpwstr>{"family":"Johansson","given":"Stefan"},{"family":"Ong","given":"Ken K."},{"family":"McCarthy","given":"Mark I."},{"family":"Perry","given":"John R. B."},{"family":"Evans","given":"David M."},{"family":"Freathy","given":"Rachel M."}],"issued":{"date-parts</vt:lpwstr>
  </property>
  <property fmtid="{D5CDD505-2E9C-101B-9397-08002B2CF9AE}" pid="365" name="ZOTERO_BREF_P9iAy7EDHoJI_48">
    <vt:lpwstr>":[["2019",5]]}}}],"schema":"https://github.com/citation-style-language/schema/raw/master/csl-citation.json"}</vt:lpwstr>
  </property>
  <property fmtid="{D5CDD505-2E9C-101B-9397-08002B2CF9AE}" pid="366" name="ZOTERO_BREF_P9iAy7EDHoJI_5">
    <vt:lpwstr>tes care was independently associated with psychological distress (risk ratio = 1.44, 95% confidence interval [1.01–2.06]) and a fear of COVID-19 (1.41 [1.01–1.95]). The SEM results indicated that a fear of COVID-19, employment, trust in neighbors, and in</vt:lpwstr>
  </property>
  <property fmtid="{D5CDD505-2E9C-101B-9397-08002B2CF9AE}" pid="367" name="ZOTERO_BREF_P9iAy7EDHoJI_6">
    <vt:lpwstr>formal caregiving were indirectly associated with continued diabetes care via psychological distress. These findings suggest that a fear of COVID-19 may affect psychological distress and continued diabetes care among patients with diabetes in Japan, and t</vt:lpwstr>
  </property>
  <property fmtid="{D5CDD505-2E9C-101B-9397-08002B2CF9AE}" pid="368" name="ZOTERO_BREF_P9iAy7EDHoJI_7">
    <vt:lpwstr>hat trust in neighbors and family caregiving may be related to the discontinuation of diabetes care. Therefore, because psychological factors and socioeconomic status may affect diabetes care, it is important to consider a fear of COVID-19 among patients </vt:lpwstr>
  </property>
  <property fmtid="{D5CDD505-2E9C-101B-9397-08002B2CF9AE}" pid="369" name="ZOTERO_BREF_P9iAy7EDHoJI_8">
    <vt:lpwstr>with diabetes to maintain diabetes treatment.","container-title":"Scientific Reports","DOI":"10.1038/s41598-022-20716-4","ISSN":"2045-2322","issue":"1","journalAbbreviation":"Sci Rep","language":"en","page":"16142","source":"DOI.org (Crossref)","title":"S</vt:lpwstr>
  </property>
  <property fmtid="{D5CDD505-2E9C-101B-9397-08002B2CF9AE}" pid="370" name="ZOTERO_BREF_P9iAy7EDHoJI_9">
    <vt:lpwstr>tructural equation modeling of the effects of psychological distress and a fear of coronavirus disease 2019 on diabetes care in Japan: a cross-sectional study","title-short":"Structural equation modeling of the effects of psychological distress and a fear</vt:lpwstr>
  </property>
  <property fmtid="{D5CDD505-2E9C-101B-9397-08002B2CF9AE}" pid="371" name="ZOTERO_BREF_R3ejZhtbshfo_1">
    <vt:lpwstr>ZOTERO_ITEM CSL_CITATION {"citationID":"p83EcQPs","properties":{"formattedCitation":"(43)","plainCitation":"(43)","noteIndex":0},"citationItems":[{"id":104,"uris":["http://zotero.org/users/local/WYtZaac4/items/TMC7GZTB"],"itemData":{"id":104,"type":"artic</vt:lpwstr>
  </property>
  <property fmtid="{D5CDD505-2E9C-101B-9397-08002B2CF9AE}" pid="372" name="ZOTERO_BREF_R3ejZhtbshfo_10">
    <vt:lpwstr>age":"12-49","source":"DOI.org (Crossref)","title":"Cancer statistics, 2024","volume":"74","author":[{"family":"Siegel","given":"Rebecca L."},{"family":"Giaquinto","given":"Angela N."},{"family":"Jemal","given":"Ahmedin"}],"issued":{"date-parts":[["2024",</vt:lpwstr>
  </property>
  <property fmtid="{D5CDD505-2E9C-101B-9397-08002B2CF9AE}" pid="373" name="ZOTERO_BREF_R3ejZhtbshfo_11">
    <vt:lpwstr>1]]}}}],"schema":"https://github.com/citation-style-language/schema/raw/master/csl-citation.json"}</vt:lpwstr>
  </property>
  <property fmtid="{D5CDD505-2E9C-101B-9397-08002B2CF9AE}" pid="374" name="ZOTERO_BREF_R3ejZhtbshfo_2">
    <vt:lpwstr>le-journal","abstract":"Abstract\n            Each year, the American Cancer Society estimates the numbers of new cancer cases and deaths in the United States and compiles the most recent data on population‐based cancer occurrence and outcomes using incid</vt:lpwstr>
  </property>
  <property fmtid="{D5CDD505-2E9C-101B-9397-08002B2CF9AE}" pid="375" name="ZOTERO_BREF_R3ejZhtbshfo_3">
    <vt:lpwstr>ence data collected by central cancer registries (through 2020) and mortality data collected by the National Center for Health Statistics (through 2021). In 2024, 2,001,140 new cancer cases and 611,720 cancer deaths are projected to occur in the United St</vt:lpwstr>
  </property>
  <property fmtid="{D5CDD505-2E9C-101B-9397-08002B2CF9AE}" pid="376" name="ZOTERO_BREF_R3ejZhtbshfo_4">
    <vt:lpwstr>ates. Cancer mortality continued to decline through 2021, averting over 4 million deaths since 1991 because of reductions in smoking, earlier detection for some cancers, and improved treatment options in both the adjuvant and metastatic settings. However,</vt:lpwstr>
  </property>
  <property fmtid="{D5CDD505-2E9C-101B-9397-08002B2CF9AE}" pid="377" name="ZOTERO_BREF_R3ejZhtbshfo_5">
    <vt:lpwstr> these gains are threatened by increasing incidence for 6 of the top 10 cancers. Incidence rates increased during 2015–2019 by 0.6%–1% annually for breast, pancreas, and uterine corpus cancers and by 2%–3% annually for prostate, liver (female), kidney, an</vt:lpwstr>
  </property>
  <property fmtid="{D5CDD505-2E9C-101B-9397-08002B2CF9AE}" pid="378" name="ZOTERO_BREF_R3ejZhtbshfo_6">
    <vt:lpwstr>d human papillomavirus‐associated oral cancers and for melanoma. Incidence rates also increased by 1%–2% annually for cervical (ages 30–44 years) and colorectal cancers (ages &lt;55 years) in young adults. Colorectal cancer was the fourth‐leading cause of ca</vt:lpwstr>
  </property>
  <property fmtid="{D5CDD505-2E9C-101B-9397-08002B2CF9AE}" pid="379" name="ZOTERO_BREF_R3ejZhtbshfo_7">
    <vt:lpwstr>ncer death in both men and women younger than 50 years in the late‐1990s but is now first in men and second in women. Progress is also hampered by wide persistent cancer disparities; compared to White people, mortality rates are two‐fold higher for prosta</vt:lpwstr>
  </property>
  <property fmtid="{D5CDD505-2E9C-101B-9397-08002B2CF9AE}" pid="380" name="ZOTERO_BREF_R3ejZhtbshfo_8">
    <vt:lpwstr>te, stomach and uterine corpus cancers in Black people and for liver, stomach, and kidney cancers in Native American people. Continued national progress will require increased investment in cancer prevention and access to equitable treatment, especially a</vt:lpwstr>
  </property>
  <property fmtid="{D5CDD505-2E9C-101B-9397-08002B2CF9AE}" pid="381" name="ZOTERO_BREF_R3ejZhtbshfo_9">
    <vt:lpwstr>mong American Indian and Alaska Native and Black individuals.","container-title":"CA: A Cancer Journal for Clinicians","DOI":"10.3322/caac.21820","ISSN":"0007-9235, 1542-4863","issue":"1","journalAbbreviation":"CA A Cancer J Clinicians","language":"en","p</vt:lpwstr>
  </property>
  <property fmtid="{D5CDD505-2E9C-101B-9397-08002B2CF9AE}" pid="382" name="ZOTERO_BREF_S8OjYl9kf926_1">
    <vt:lpwstr/>
  </property>
  <property fmtid="{D5CDD505-2E9C-101B-9397-08002B2CF9AE}" pid="383" name="ZOTERO_BREF_TirR9bQTyMcF_1">
    <vt:lpwstr>ZOTERO_ITEM CSL_CITATION {"citationID":"toBlJmuG","properties":{"formattedCitation":"(15,16)","plainCitation":"(15,16)","noteIndex":0},"citationItems":[{"id":39,"uris":["http://zotero.org/users/local/WYtZaac4/items/75S3L387"],"itemData":{"id":39,"type":"a</vt:lpwstr>
  </property>
  <property fmtid="{D5CDD505-2E9C-101B-9397-08002B2CF9AE}" pid="384" name="ZOTERO_BREF_TirR9bQTyMcF_10">
    <vt:lpwstr>ed in other datasets, these findings may have important implications regarding the role of PGC-1α in PD and longevity.","container-title":"BMC Medical Genetics","DOI":"10.1186/1471-2350-12-69","ISSN":"1471-2350","journalAbbreviation":"BMC Med Genet","page</vt:lpwstr>
  </property>
  <property fmtid="{D5CDD505-2E9C-101B-9397-08002B2CF9AE}" pid="385" name="ZOTERO_BREF_TirR9bQTyMcF_11">
    <vt:lpwstr>":"69","PMID":"21595954","PMCID":"PMC3112073","source":"PubMed Central","title":"Association of PGC-1alpha polymorphisms with age of onset and risk of Parkinson's disease","volume":"12","author":[{"family":"Clark","given":"Joanne"},{"family":"Reddy","give</vt:lpwstr>
  </property>
  <property fmtid="{D5CDD505-2E9C-101B-9397-08002B2CF9AE}" pid="386" name="ZOTERO_BREF_TirR9bQTyMcF_12">
    <vt:lpwstr>n":"Sonika"},{"family":"Zheng","given":"Kangni"},{"family":"Betensky","given":"Rebecca A"},{"family":"Simon","given":"David K"}],"issued":{"date-parts":[["2011",5,19]]}}},{"id":42,"uris":["http://zotero.org/users/local/WYtZaac4/items/YP4NHTC5"],"itemData"</vt:lpwstr>
  </property>
  <property fmtid="{D5CDD505-2E9C-101B-9397-08002B2CF9AE}" pid="387" name="ZOTERO_BREF_TirR9bQTyMcF_13">
    <vt:lpwstr>:{"id":42,"type":"article-journal","abstract":"Inter-individual variation in mean leukocyte telomere length (LTL) is associated with cancer and several age-associated diseases. Here, in a genome-wide meta-analysis of 37,684 individuals with replication of</vt:lpwstr>
  </property>
  <property fmtid="{D5CDD505-2E9C-101B-9397-08002B2CF9AE}" pid="388" name="ZOTERO_BREF_TirR9bQTyMcF_14">
    <vt:lpwstr> selected variants in a further 10,739 individuals, we identified seven loci, including five novel loci, associated with mean LTL (P&lt;5x10−8). Five of the loci contain genes (TERC, TERT, NAF1, OBFC1, RTEL1) that are known to be involved in telomere biology</vt:lpwstr>
  </property>
  <property fmtid="{D5CDD505-2E9C-101B-9397-08002B2CF9AE}" pid="389" name="ZOTERO_BREF_TirR9bQTyMcF_15">
    <vt:lpwstr>. Lead SNPs at two loci (TERC and TERT) associate with several cancers and other diseases, including idiopathic pulmonary fibrosis. Moreover, a genetic risk score analysis combining lead variants at all seven loci in 22,233 coronary artery disease cases a</vt:lpwstr>
  </property>
  <property fmtid="{D5CDD505-2E9C-101B-9397-08002B2CF9AE}" pid="390" name="ZOTERO_BREF_TirR9bQTyMcF_16">
    <vt:lpwstr>nd 64,762 controls showed an association of the alleles associated with shorter LTL with increased risk of CAD (21% (95% CI: 5–35%) per standard deviation in LTL, p=0.014). Our findings support a causal role of telomere length variation in some age-relate</vt:lpwstr>
  </property>
  <property fmtid="{D5CDD505-2E9C-101B-9397-08002B2CF9AE}" pid="391" name="ZOTERO_BREF_TirR9bQTyMcF_17">
    <vt:lpwstr>d diseases.","container-title":"Nature genetics","DOI":"10.1038/ng.2528","ISSN":"1061-4036","issue":"4","journalAbbreviation":"Nat Genet","page":"422-427e2","PMID":"23535734","PMCID":"PMC4006270","source":"PubMed Central","title":"Identification of seven </vt:lpwstr>
  </property>
  <property fmtid="{D5CDD505-2E9C-101B-9397-08002B2CF9AE}" pid="392" name="ZOTERO_BREF_TirR9bQTyMcF_18">
    <vt:lpwstr>loci affecting mean telomere length and their association with disease","volume":"45","author":[{"family":"Codd","given":"Veryan"},{"family":"Nelson","given":"Christopher P."},{"family":"Albrecht","given":"Eva"},{"family":"Mangino","given":"Massimo"},{"fa</vt:lpwstr>
  </property>
  <property fmtid="{D5CDD505-2E9C-101B-9397-08002B2CF9AE}" pid="393" name="ZOTERO_BREF_TirR9bQTyMcF_19">
    <vt:lpwstr>mily":"Deelen","given":"Joris"},{"family":"Buxton","given":"Jessica L."},{"family":"Jan Hottenga","given":"Jouke"},{"family":"Fischer","given":"Krista"},{"family":"Esko","given":"Tõnu"},{"family":"Surakka","given":"Ida"},{"family":"Broer","given":"Linda"}</vt:lpwstr>
  </property>
  <property fmtid="{D5CDD505-2E9C-101B-9397-08002B2CF9AE}" pid="394" name="ZOTERO_BREF_TirR9bQTyMcF_2">
    <vt:lpwstr>rticle-journal","abstract":"Background\nPeroxisome proliferator-activated receptor-γ co-activator (PGC)-1α is a transcriptional co-activator of antioxidant genes and a master regulator of mitochondrial biogenesis. Parkinson's disease (PD) is associated wi</vt:lpwstr>
  </property>
  <property fmtid="{D5CDD505-2E9C-101B-9397-08002B2CF9AE}" pid="395" name="ZOTERO_BREF_TirR9bQTyMcF_20">
    <vt:lpwstr>,{"family":"Nyholt","given":"Dale R."},{"family":"Mateo Leach","given":"Irene"},{"family":"Salo","given":"Perttu"},{"family":"Hägg","given":"Sara"},{"family":"Matthews","given":"Mary K."},{"family":"Palmen","given":"Jutta"},{"family":"Norata","given":"Giu</vt:lpwstr>
  </property>
  <property fmtid="{D5CDD505-2E9C-101B-9397-08002B2CF9AE}" pid="396" name="ZOTERO_BREF_TirR9bQTyMcF_21">
    <vt:lpwstr>seppe D."},{"family":"O’Reilly","given":"Paul F."},{"family":"Saleheen","given":"Danish"},{"family":"Amin","given":"Najaf"},{"family":"Balmforth","given":"Anthony J."},{"family":"Beekman","given":"Marian"},{"family":"Boer","given":"Rudolf A.","non-droppin</vt:lpwstr>
  </property>
  <property fmtid="{D5CDD505-2E9C-101B-9397-08002B2CF9AE}" pid="397" name="ZOTERO_BREF_TirR9bQTyMcF_22">
    <vt:lpwstr>g-particle":"de"},{"family":"Böhringer","given":"Stefan"},{"family":"Braund","given":"Peter S."},{"family":"Burton","given":"Paul R."},{"family":"Craen","given":"Anton J. M.","non-dropping-particle":"de"},{"family":"Denniff","given":"Matthew"},{"family":"</vt:lpwstr>
  </property>
  <property fmtid="{D5CDD505-2E9C-101B-9397-08002B2CF9AE}" pid="398" name="ZOTERO_BREF_TirR9bQTyMcF_23">
    <vt:lpwstr>Dong","given":"Yanbin"},{"family":"Douroudis","given":"Konstantinos"},{"family":"Dubinina","given":"Elena"},{"family":"Eriksson","given":"Johan G."},{"family":"Garlaschelli","given":"Katia"},{"family":"Guo","given":"Dehuang"},{"family":"Hartikainen","give</vt:lpwstr>
  </property>
  <property fmtid="{D5CDD505-2E9C-101B-9397-08002B2CF9AE}" pid="399" name="ZOTERO_BREF_TirR9bQTyMcF_24">
    <vt:lpwstr>n":"Anna-Liisa"},{"family":"Henders","given":"Anjali K."},{"family":"Houwing-Duistermaat","given":"Jeanine J."},{"family":"Kananen","given":"Laura"},{"family":"Karssen","given":"Lennart C."},{"family":"Kettunen","given":"Johannes"},{"family":"Klopp","give</vt:lpwstr>
  </property>
  <property fmtid="{D5CDD505-2E9C-101B-9397-08002B2CF9AE}" pid="400" name="ZOTERO_BREF_TirR9bQTyMcF_25">
    <vt:lpwstr>n":"Norman"},{"family":"Lagou","given":"Vasiliki"},{"family":"Leeuwen","given":"Elisabeth M.","non-dropping-particle":"van"},{"family":"Madden","given":"Pamela A."},{"family":"Mägi","given":"Reedik"},{"family":"Magnusson","given":"Patrik K.E."},{"family":</vt:lpwstr>
  </property>
  <property fmtid="{D5CDD505-2E9C-101B-9397-08002B2CF9AE}" pid="401" name="ZOTERO_BREF_TirR9bQTyMcF_26">
    <vt:lpwstr>"Männistö","given":"Satu"},{"family":"McCarthy","given":"Mark I."},{"family":"Medland","given":"Sarah E."},{"family":"Mihailov","given":"Evelin"},{"family":"Montgomery","given":"Grant W."},{"family":"Oostra","given":"Ben A."},{"family":"Palotie","given":"</vt:lpwstr>
  </property>
  <property fmtid="{D5CDD505-2E9C-101B-9397-08002B2CF9AE}" pid="402" name="ZOTERO_BREF_TirR9bQTyMcF_27">
    <vt:lpwstr>Aarno"},{"family":"Peters","given":"Annette"},{"family":"Pollard","given":"Helen"},{"family":"Pouta","given":"Anneli"},{"family":"Prokopenko","given":"Inga"},{"family":"Ripatti","given":"Samuli"},{"family":"Salomaa","given":"Veikko"},{"family":"Suchiman",</vt:lpwstr>
  </property>
  <property fmtid="{D5CDD505-2E9C-101B-9397-08002B2CF9AE}" pid="403" name="ZOTERO_BREF_TirR9bQTyMcF_28">
    <vt:lpwstr>"given":"H. Eka D."},{"family":"Valdes","given":"Ana M."},{"family":"Verweij","given":"Niek"},{"family":"Viñuela","given":"Ana"},{"family":"Wang","given":"Xiaoling"},{"family":"Wichmann","given":"H.-Erich"},{"family":"Widen","given":"Elisabeth"},{"family"</vt:lpwstr>
  </property>
  <property fmtid="{D5CDD505-2E9C-101B-9397-08002B2CF9AE}" pid="404" name="ZOTERO_BREF_TirR9bQTyMcF_29">
    <vt:lpwstr>:"Willemsen","given":"Gonneke"},{"family":"Wright","given":"Margaret J."},{"family":"Xia","given":"Kai"},{"family":"Xiao","given":"Xiangjun"},{"family":"Veldhuisen","given":"Dirk J.","non-dropping-particle":"van"},{"family":"Catapano","given":"Alberico L.</vt:lpwstr>
  </property>
  <property fmtid="{D5CDD505-2E9C-101B-9397-08002B2CF9AE}" pid="405" name="ZOTERO_BREF_TirR9bQTyMcF_3">
    <vt:lpwstr>th oxidative stress and mitochondrial dysfunction and recent work suggests a role for PGC-1α. We hypothesized that the rs8192678 PGC-1α single nucleotide polymorphism (SNP) may influence risk or age of onset of PD. The A10398G mitochondrial SNP has been i</vt:lpwstr>
  </property>
  <property fmtid="{D5CDD505-2E9C-101B-9397-08002B2CF9AE}" pid="406" name="ZOTERO_BREF_TirR9bQTyMcF_30">
    <vt:lpwstr>"},{"family":"Tobin","given":"Martin D."},{"family":"Hall","given":"Alistair S."},{"family":"Blakemore","given":"Alexandra I.F."},{"family":"Gilst","given":"Wiek H.","non-dropping-particle":"van"},{"family":"Zhu","given":"Haidong"},{"family":"Erdmann","gi</vt:lpwstr>
  </property>
  <property fmtid="{D5CDD505-2E9C-101B-9397-08002B2CF9AE}" pid="407" name="ZOTERO_BREF_TirR9bQTyMcF_31">
    <vt:lpwstr>ven":"Jeanette"},{"family":"Reilly","given":"Muredach P."},{"family":"Kathiresan","given":"Sekar"},{"family":"Schunkert","given":"Heribert"},{"family":"Talmud","given":"Philippa J."},{"family":"Pedersen","given":"Nancy L."},{"family":"Perola","given":"Mar</vt:lpwstr>
  </property>
  <property fmtid="{D5CDD505-2E9C-101B-9397-08002B2CF9AE}" pid="408" name="ZOTERO_BREF_TirR9bQTyMcF_32">
    <vt:lpwstr>kus"},{"family":"Ouwehand","given":"Willem"},{"family":"Kaprio","given":"Jaakko"},{"family":"Martin","given":"Nicholas G."},{"family":"Duijn","given":"Cornelia M.","non-dropping-particle":"van"},{"family":"Hovatta","given":"Iiris"},{"family":"Gieger","giv</vt:lpwstr>
  </property>
  <property fmtid="{D5CDD505-2E9C-101B-9397-08002B2CF9AE}" pid="409" name="ZOTERO_BREF_TirR9bQTyMcF_33">
    <vt:lpwstr>en":"Christian"},{"family":"Metspalu","given":"Andres"},{"family":"Boomsma","given":"Dorret I."},{"family":"Jarvelin","given":"Marjo-Riitta"},{"family":"Slagboom","given":"P. Eline"},{"family":"Thompson","given":"John R."},{"family":"Spector","given":"Tim</vt:lpwstr>
  </property>
  <property fmtid="{D5CDD505-2E9C-101B-9397-08002B2CF9AE}" pid="410" name="ZOTERO_BREF_TirR9bQTyMcF_34">
    <vt:lpwstr> D."},{"family":"Harst","given":"Pim","non-dropping-particle":"van der"},{"family":"Samani","given":"Nilesh J."}],"issued":{"date-parts":[["2013",4]]}}}],"schema":"https://github.com/citation-style-language/schema/raw/master/csl-citation.json"}</vt:lpwstr>
  </property>
  <property fmtid="{D5CDD505-2E9C-101B-9397-08002B2CF9AE}" pid="411" name="ZOTERO_BREF_TirR9bQTyMcF_4">
    <vt:lpwstr>nversely associated with risk of PD in some studies. In the current study we analyzed whether rs8192678 or other PGC-1α SNPs affect PD risk or age of onset, singularly or in association with the A10398G SNP.\n\nMethods\nGenomic DNA samples from 378 PD pat</vt:lpwstr>
  </property>
  <property fmtid="{D5CDD505-2E9C-101B-9397-08002B2CF9AE}" pid="412" name="ZOTERO_BREF_TirR9bQTyMcF_5">
    <vt:lpwstr>ients and 173 age-matched controls were analyzed by multiplexed probe sequencing, followed by statistical analyses of the association of each SNP, alone or in combination, with risk or age of onset of PD. Adjustments were made for age of onset being less </vt:lpwstr>
  </property>
  <property fmtid="{D5CDD505-2E9C-101B-9397-08002B2CF9AE}" pid="413" name="ZOTERO_BREF_TirR9bQTyMcF_6">
    <vt:lpwstr>than the age of sampling, and for the observed dependence between these two ages. The PD samples were obtained as two separate cohorts, therefore statistical methods accounted for different sampling methods between the two cohorts, and data were analyzed </vt:lpwstr>
  </property>
  <property fmtid="{D5CDD505-2E9C-101B-9397-08002B2CF9AE}" pid="414" name="ZOTERO_BREF_TirR9bQTyMcF_7">
    <vt:lpwstr>using Cox regression adjusted for sampling in the risk set definition and in the model.\n\nResults\nThe rs8192678 PGC-1α SNP was not associated with the risk of PD. However, an association of the PGC-1α rs8192678 GG variant with longevity was seen in cont</vt:lpwstr>
  </property>
  <property fmtid="{D5CDD505-2E9C-101B-9397-08002B2CF9AE}" pid="415" name="ZOTERO_BREF_TirR9bQTyMcF_8">
    <vt:lpwstr>rol subjects (p = 0.019). Exploratory studies indicated that the CC variant of rs6821591 was associated with risk of early onset PD (p = 0.029), with PD age of onset (p = 0.047), and with longevity (p = 0.022). The rs2970848 GG allele was associated with </vt:lpwstr>
  </property>
  <property fmtid="{D5CDD505-2E9C-101B-9397-08002B2CF9AE}" pid="416" name="ZOTERO_BREF_TirR9bQTyMcF_9">
    <vt:lpwstr>risk of late onset PD (p = 0.027).\n\nConclusions\nThese data reveal possible associations of the PGC-1α SNPs rs6821591 and rs2970848 with risk or age of onset of PD, and of the PGC-1α rs8192678 GG and the rs6821591 CC variants with longevity. If replicat</vt:lpwstr>
  </property>
  <property fmtid="{D5CDD505-2E9C-101B-9397-08002B2CF9AE}" pid="417" name="ZOTERO_BREF_UW5Q1ELOQz92_1">
    <vt:lpwstr>ZOTERO_ITEM CSL_CITATION {"citationID":"boT3FxuU","properties":{"formattedCitation":"(37)","plainCitation":"(37)","noteIndex":0},"citationItems":[{"id":95,"uris":["http://zotero.org/users/local/WYtZaac4/items/MIBUAL6B"],"itemData":{"id":95,"type":"article</vt:lpwstr>
  </property>
  <property fmtid="{D5CDD505-2E9C-101B-9397-08002B2CF9AE}" pid="418" name="ZOTERO_BREF_UW5Q1ELOQz92_2">
    <vt:lpwstr>-journal","container-title":"European Journal of Cancer","DOI":"10.1016/j.ejca.2015.12.030","ISSN":"09598049","journalAbbreviation":"European Journal of Cancer","language":"en","page":"58-67","source":"DOI.org (Crossref)","title":"Prognostic value of sarc</vt:lpwstr>
  </property>
  <property fmtid="{D5CDD505-2E9C-101B-9397-08002B2CF9AE}" pid="419" name="ZOTERO_BREF_UW5Q1ELOQz92_3">
    <vt:lpwstr>openia in adults with solid tumours: A meta-analysis and systematic review","title-short":"Prognostic value of sarcopenia in adults with solid tumours","volume":"57","author":[{"family":"Shachar","given":"Shlomit Strulov"},{"family":"Williams","given":"Gr</vt:lpwstr>
  </property>
  <property fmtid="{D5CDD505-2E9C-101B-9397-08002B2CF9AE}" pid="420" name="ZOTERO_BREF_UW5Q1ELOQz92_4">
    <vt:lpwstr>ant R."},{"family":"Muss","given":"Hyman B."},{"family":"Nishijima","given":"Tomohiro F."}],"issued":{"date-parts":[["2016",4]]}}}],"schema":"https://github.com/citation-style-language/schema/raw/master/csl-citation.json"}</vt:lpwstr>
  </property>
  <property fmtid="{D5CDD505-2E9C-101B-9397-08002B2CF9AE}" pid="421" name="ZOTERO_BREF_UkKUyA7FNegJ_1">
    <vt:lpwstr>ZOTERO_ITEM CSL_CITATION {"citationID":"jl4R2wpT","properties":{"formattedCitation":"(13)","plainCitation":"(13)","noteIndex":0},"citationItems":[{"id":34,"uris":["http://zotero.org/users/local/WYtZaac4/items/WARK2WCS"],"itemData":{"id":34,"type":"article</vt:lpwstr>
  </property>
  <property fmtid="{D5CDD505-2E9C-101B-9397-08002B2CF9AE}" pid="422" name="ZOTERO_BREF_UkKUyA7FNegJ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423" name="ZOTERO_BREF_UkKUyA7FNegJ_11">
    <vt:lpwstr>ge":"480-492","PMID":"30214863","PMCID":"PMC6129826","source":"PubMed Central","title":"Air pollution and telomere length: a systematic review of 12,058 subjects","title-short":"Air pollution and telomere length","volume":"8","author":[{"family":"Zhao","g</vt:lpwstr>
  </property>
  <property fmtid="{D5CDD505-2E9C-101B-9397-08002B2CF9AE}" pid="424" name="ZOTERO_BREF_UkKUyA7FNegJ_12">
    <vt:lpwstr>iven":"Bing"},{"family":"Vo","given":"Ha Q."},{"family":"Johnston","given":"Fay H."},{"family":"Negishi","given":"Kazuaki"}],"issued":{"date-parts":[["2018",8]]}}}],"schema":"https://github.com/citation-style-language/schema/raw/master/csl-citation.json"}</vt:lpwstr>
  </property>
  <property fmtid="{D5CDD505-2E9C-101B-9397-08002B2CF9AE}" pid="425" name="ZOTERO_BREF_UkKUyA7FNegJ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426" name="ZOTERO_BREF_UkKUyA7FNegJ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427" name="ZOTERO_BREF_UkKUyA7FNegJ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428" name="ZOTERO_BREF_UkKUyA7FNegJ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429" name="ZOTERO_BREF_UkKUyA7FNegJ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430" name="ZOTERO_BREF_UkKUyA7FNegJ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431" name="ZOTERO_BREF_UkKUyA7FNegJ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432" name="ZOTERO_BREF_UkKUyA7FNegJ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433" name="ZOTERO_BREF_UnpaOE20UadP_1">
    <vt:lpwstr>ZOTERO_ITEM CSL_CITATION {"citationID":"EseoxAqf","properties":{"formattedCitation":"(3,4)","plainCitation":"(3,4)","noteIndex":0},"citationItems":[{"id":1,"uris":["http://zotero.org/users/local/WYtZaac4/items/UIAJHXB3"],"itemData":{"id":1,"type":"article</vt:lpwstr>
  </property>
  <property fmtid="{D5CDD505-2E9C-101B-9397-08002B2CF9AE}" pid="434" name="ZOTERO_BREF_UnpaOE20UadP_10">
    <vt:lpwstr>wles","given":"Joshua W."},{"family":"O'Sullivan","given":"Jack W."},{"family":"Ashley","given":"Euan A."},{"family":"McVean","given":"Gil"},{"family":"Plagnol","given":"Vincent"},{"family":"Donnelly","given":"Peter"}],"issued":{"date-parts":[["2021",6,1]</vt:lpwstr>
  </property>
  <property fmtid="{D5CDD505-2E9C-101B-9397-08002B2CF9AE}" pid="435" name="ZOTERO_BREF_UnpaOE20UadP_11">
    <vt:lpwstr>]}}}],"schema":"https://github.com/citation-style-language/schema/raw/master/csl-citation.json"}</vt:lpwstr>
  </property>
  <property fmtid="{D5CDD505-2E9C-101B-9397-08002B2CF9AE}" pid="436" name="ZOTERO_BREF_UnpaOE20UadP_2">
    <vt:lpwstr>-journal","container-title":"Genes &amp; Diseases","DOI":"10.1016/j.gendis.2023.04.034","ISSN":"2352-3042","issue":"3","journalAbbreviation":"Genes &amp; Diseases","page":"101003","source":"ScienceDirect","title":"The germline genetics of mild-to-moderate penetra</vt:lpwstr>
  </property>
  <property fmtid="{D5CDD505-2E9C-101B-9397-08002B2CF9AE}" pid="437" name="ZOTERO_BREF_UnpaOE20UadP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438" name="ZOTERO_BREF_UnpaOE20UadP_4">
    <vt:lpwstr>"given":"Justine"},{"family":"Leboeuf","given":"Christophe"},{"family":"El Bouchtaoui","given":"Morad"},{"family":"Espié","given":"Marc"},{"family":"Janin","given":"Anne"},{"family":"Falgarone","given":"Géraldine"},{"family":"Di Benedetto","given":"Mélani</vt:lpwstr>
  </property>
  <property fmtid="{D5CDD505-2E9C-101B-9397-08002B2CF9AE}" pid="439" name="ZOTERO_BREF_UnpaOE20UadP_5">
    <vt:lpwstr>e"},{"family":"Bousquet","given":"Guilhem"}],"issued":{"date-parts":[["2024",5,1]]}}},{"id":4,"uris":["http://zotero.org/users/local/WYtZaac4/items/LPB8RL4L"],"itemData":{"id":4,"type":"article-journal","container-title":"American Journal of Cardiology","</vt:lpwstr>
  </property>
  <property fmtid="{D5CDD505-2E9C-101B-9397-08002B2CF9AE}" pid="440" name="ZOTERO_BREF_UnpaOE20UadP_6">
    <vt:lpwstr>DOI":"10.1016/j.amjcard.2021.02.032","ISSN":"0002-9149, 1879-1913","journalAbbreviation":"American Journal of Cardiology","language":"English","page":"157-164","PMID":"33675770","publisher":"Elsevier","source":"www.ajconline.org","title":"Validation of an</vt:lpwstr>
  </property>
  <property fmtid="{D5CDD505-2E9C-101B-9397-08002B2CF9AE}" pid="441" name="ZOTERO_BREF_UnpaOE20UadP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442" name="ZOTERO_BREF_UnpaOE20UadP_8">
    <vt:lpwstr>ly":"Selzam","given":"Saskia"},{"family":"Seth","given":"Priyanka"},{"family":"Moore","given":"Rachel"},{"family":"Tarran","given":"William A."},{"family":"Gradovich","given":"Eva"},{"family":"Giner-Delgado","given":"Carla"},{"family":"Palmer","given":"Du</vt:lpwstr>
  </property>
  <property fmtid="{D5CDD505-2E9C-101B-9397-08002B2CF9AE}" pid="443" name="ZOTERO_BREF_UnpaOE20UadP_9">
    <vt:lpwstr>ncan"},{"family":"Wells","given":"Daniel"},{"family":"Saffari","given":"Ayden"},{"family":"Sivley","given":"R. Michael"},{"family":"Lachapelle","given":"Alexander S."},{"family":"Wand","given":"Hannah"},{"family":"Clarke","given":"Shoa L."},{"family":"Kno</vt:lpwstr>
  </property>
  <property fmtid="{D5CDD505-2E9C-101B-9397-08002B2CF9AE}" pid="444" name="ZOTERO_BREF_Uwjm1ui4Bj0h_1">
    <vt:lpwstr>ZOTERO_ITEM CSL_CITATION {"citationID":"6YmLk5tz","properties":{"formattedCitation":"(16\\uc0\\u8211{}18)","plainCitation":"(16–18)","noteIndex":0},"citationItems":[{"id":42,"uris":["http://zotero.org/users/local/WYtZaac4/items/YP4NHTC5"],"itemData":{"id"</vt:lpwstr>
  </property>
  <property fmtid="{D5CDD505-2E9C-101B-9397-08002B2CF9AE}" pid="445" name="ZOTERO_BREF_Uwjm1ui4Bj0h_10">
    <vt:lpwstr>D."},{"family":"O’Reilly","given":"Paul F."},{"family":"Saleheen","given":"Danish"},{"family":"Amin","given":"Najaf"},{"family":"Balmforth","given":"Anthony J."},{"family":"Beekman","given":"Marian"},{"family":"Boer","given":"Rudolf A.","non-dropping-part</vt:lpwstr>
  </property>
  <property fmtid="{D5CDD505-2E9C-101B-9397-08002B2CF9AE}" pid="446" name="ZOTERO_BREF_Uwjm1ui4Bj0h_11">
    <vt:lpwstr>icle":"de"},{"family":"Böhringer","given":"Stefan"},{"family":"Braund","given":"Peter S."},{"family":"Burton","given":"Paul R."},{"family":"Craen","given":"Anton J. M.","non-dropping-particle":"de"},{"family":"Denniff","given":"Matthew"},{"family":"Dong",</vt:lpwstr>
  </property>
  <property fmtid="{D5CDD505-2E9C-101B-9397-08002B2CF9AE}" pid="447" name="ZOTERO_BREF_Uwjm1ui4Bj0h_12">
    <vt:lpwstr>"given":"Yanbin"},{"family":"Douroudis","given":"Konstantinos"},{"family":"Dubinina","given":"Elena"},{"family":"Eriksson","given":"Johan G."},{"family":"Garlaschelli","given":"Katia"},{"family":"Guo","given":"Dehuang"},{"family":"Hartikainen","given":"An</vt:lpwstr>
  </property>
  <property fmtid="{D5CDD505-2E9C-101B-9397-08002B2CF9AE}" pid="448" name="ZOTERO_BREF_Uwjm1ui4Bj0h_13">
    <vt:lpwstr>na-Liisa"},{"family":"Henders","given":"Anjali K."},{"family":"Houwing-Duistermaat","given":"Jeanine J."},{"family":"Kananen","given":"Laura"},{"family":"Karssen","given":"Lennart C."},{"family":"Kettunen","given":"Johannes"},{"family":"Klopp","given":"No</vt:lpwstr>
  </property>
  <property fmtid="{D5CDD505-2E9C-101B-9397-08002B2CF9AE}" pid="449" name="ZOTERO_BREF_Uwjm1ui4Bj0h_14">
    <vt:lpwstr>rman"},{"family":"Lagou","given":"Vasiliki"},{"family":"Leeuwen","given":"Elisabeth M.","non-dropping-particle":"van"},{"family":"Madden","given":"Pamela A."},{"family":"Mägi","given":"Reedik"},{"family":"Magnusson","given":"Patrik K.E."},{"family":"Männi</vt:lpwstr>
  </property>
  <property fmtid="{D5CDD505-2E9C-101B-9397-08002B2CF9AE}" pid="450" name="ZOTERO_BREF_Uwjm1ui4Bj0h_15">
    <vt:lpwstr>stö","given":"Satu"},{"family":"McCarthy","given":"Mark I."},{"family":"Medland","given":"Sarah E."},{"family":"Mihailov","given":"Evelin"},{"family":"Montgomery","given":"Grant W."},{"family":"Oostra","given":"Ben A."},{"family":"Palotie","given":"Aarno"</vt:lpwstr>
  </property>
  <property fmtid="{D5CDD505-2E9C-101B-9397-08002B2CF9AE}" pid="451" name="ZOTERO_BREF_Uwjm1ui4Bj0h_16">
    <vt:lpwstr>},{"family":"Peters","given":"Annette"},{"family":"Pollard","given":"Helen"},{"family":"Pouta","given":"Anneli"},{"family":"Prokopenko","given":"Inga"},{"family":"Ripatti","given":"Samuli"},{"family":"Salomaa","given":"Veikko"},{"family":"Suchiman","given</vt:lpwstr>
  </property>
  <property fmtid="{D5CDD505-2E9C-101B-9397-08002B2CF9AE}" pid="452" name="ZOTERO_BREF_Uwjm1ui4Bj0h_17">
    <vt:lpwstr>":"H. Eka D."},{"family":"Valdes","given":"Ana M."},{"family":"Verweij","given":"Niek"},{"family":"Viñuela","given":"Ana"},{"family":"Wang","given":"Xiaoling"},{"family":"Wichmann","given":"H.-Erich"},{"family":"Widen","given":"Elisabeth"},{"family":"Will</vt:lpwstr>
  </property>
  <property fmtid="{D5CDD505-2E9C-101B-9397-08002B2CF9AE}" pid="453" name="ZOTERO_BREF_Uwjm1ui4Bj0h_18">
    <vt:lpwstr>emsen","given":"Gonneke"},{"family":"Wright","given":"Margaret J."},{"family":"Xia","given":"Kai"},{"family":"Xiao","given":"Xiangjun"},{"family":"Veldhuisen","given":"Dirk J.","non-dropping-particle":"van"},{"family":"Catapano","given":"Alberico L."},{"f</vt:lpwstr>
  </property>
  <property fmtid="{D5CDD505-2E9C-101B-9397-08002B2CF9AE}" pid="454" name="ZOTERO_BREF_Uwjm1ui4Bj0h_19">
    <vt:lpwstr>amily":"Tobin","given":"Martin D."},{"family":"Hall","given":"Alistair S."},{"family":"Blakemore","given":"Alexandra I.F."},{"family":"Gilst","given":"Wiek H.","non-dropping-particle":"van"},{"family":"Zhu","given":"Haidong"},{"family":"Erdmann","given":"</vt:lpwstr>
  </property>
  <property fmtid="{D5CDD505-2E9C-101B-9397-08002B2CF9AE}" pid="455" name="ZOTERO_BREF_Uwjm1ui4Bj0h_2">
    <vt:lpwstr>:42,"type":"article-journal","abstract":"Inter-individual variation in mean leukocyte telomere length (LTL) is associated with cancer and several age-associated diseases. Here, in a genome-wide meta-analysis of 37,684 individuals with replication of selec</vt:lpwstr>
  </property>
  <property fmtid="{D5CDD505-2E9C-101B-9397-08002B2CF9AE}" pid="456" name="ZOTERO_BREF_Uwjm1ui4Bj0h_20">
    <vt:lpwstr>Jeanette"},{"family":"Reilly","given":"Muredach P."},{"family":"Kathiresan","given":"Sekar"},{"family":"Schunkert","given":"Heribert"},{"family":"Talmud","given":"Philippa J."},{"family":"Pedersen","given":"Nancy L."},{"family":"Perola","given":"Markus"},</vt:lpwstr>
  </property>
  <property fmtid="{D5CDD505-2E9C-101B-9397-08002B2CF9AE}" pid="457" name="ZOTERO_BREF_Uwjm1ui4Bj0h_21">
    <vt:lpwstr>{"family":"Ouwehand","given":"Willem"},{"family":"Kaprio","given":"Jaakko"},{"family":"Martin","given":"Nicholas G."},{"family":"Duijn","given":"Cornelia M.","non-dropping-particle":"van"},{"family":"Hovatta","given":"Iiris"},{"family":"Gieger","given":"C</vt:lpwstr>
  </property>
  <property fmtid="{D5CDD505-2E9C-101B-9397-08002B2CF9AE}" pid="458" name="ZOTERO_BREF_Uwjm1ui4Bj0h_22">
    <vt:lpwstr>hristian"},{"family":"Metspalu","given":"Andres"},{"family":"Boomsma","given":"Dorret I."},{"family":"Jarvelin","given":"Marjo-Riitta"},{"family":"Slagboom","given":"P. Eline"},{"family":"Thompson","given":"John R."},{"family":"Spector","given":"Tim D."},</vt:lpwstr>
  </property>
  <property fmtid="{D5CDD505-2E9C-101B-9397-08002B2CF9AE}" pid="459" name="ZOTERO_BREF_Uwjm1ui4Bj0h_23">
    <vt:lpwstr>{"family":"Harst","given":"Pim","non-dropping-particle":"van der"},{"family":"Samani","given":"Nilesh J."}],"issued":{"date-parts":[["2013",4]]}}},{"id":116,"uris":["http://zotero.org/users/local/WYtZaac4/items/CHFT9XW2"],"itemData":{"id":116,"type":"arti</vt:lpwstr>
  </property>
  <property fmtid="{D5CDD505-2E9C-101B-9397-08002B2CF9AE}" pid="460" name="ZOTERO_BREF_Uwjm1ui4Bj0h_24">
    <vt:lpwstr>cle-journal","abstract":"Importance\n              Most patients with pathogenic or likely pathogenic (P/LP) variants for breast cancer have not undergone genetic testing.\n            \n            \n              Objective\n              To identify pat</vt:lpwstr>
  </property>
  <property fmtid="{D5CDD505-2E9C-101B-9397-08002B2CF9AE}" pid="461" name="ZOTERO_BREF_Uwjm1ui4Bj0h_25">
    <vt:lpwstr>ients meeting family history criteria for genetic testing in the electronic health record (EHR).\n            \n            \n              Design, Setting, and Participants\n              This study included both cross-sectional (observation date, Februa</vt:lpwstr>
  </property>
  <property fmtid="{D5CDD505-2E9C-101B-9397-08002B2CF9AE}" pid="462" name="ZOTERO_BREF_Uwjm1ui4Bj0h_26">
    <vt:lpwstr>ry 1, 2024) and retrospective cohort (observation period, January 1, 2018, to February 1, 2024) analyses. Participants included patients aged 18 to 79 years enrolled in Renown Health, a large health system in Northern Nevada. Genotype was known for 38 003</vt:lpwstr>
  </property>
  <property fmtid="{D5CDD505-2E9C-101B-9397-08002B2CF9AE}" pid="463" name="ZOTERO_BREF_Uwjm1ui4Bj0h_27">
    <vt:lpwstr> patients enrolled in Healthy Nevada Project (HNP), a population genomics study.\n            \n            \n              Exposure\n              An EHR indicating that a patient is positive for criteria according to the Seven-Question Family History Qu</vt:lpwstr>
  </property>
  <property fmtid="{D5CDD505-2E9C-101B-9397-08002B2CF9AE}" pid="464" name="ZOTERO_BREF_Uwjm1ui4Bj0h_28">
    <vt:lpwstr>estionnaire (hereafter, FHS7 positive) assessing familial risk for hereditary breast and ovarian cancer (HBOC).\n            \n            \n              Main Outcomes and Measures\n              \n                The primary outcomes were the presence o</vt:lpwstr>
  </property>
  <property fmtid="{D5CDD505-2E9C-101B-9397-08002B2CF9AE}" pid="465" name="ZOTERO_BREF_Uwjm1ui4Bj0h_29">
    <vt:lpwstr>f P/LP variants in the\n                ATM\n                ,\n                BRCA1\n                ,\n                BRCA2\n                ,\n                CHEK2\n                , or\n                PALB2\n                genes (cross-sectional </vt:lpwstr>
  </property>
  <property fmtid="{D5CDD505-2E9C-101B-9397-08002B2CF9AE}" pid="466" name="ZOTERO_BREF_Uwjm1ui4Bj0h_3">
    <vt:lpwstr>ted variants in a further 10,739 individuals, we identified seven loci, including five novel loci, associated with mean LTL (P&lt;5x10−8). Five of the loci contain genes (TERC, TERT, NAF1, OBFC1, RTEL1) that are known to be involved in telomere biology. Lead</vt:lpwstr>
  </property>
  <property fmtid="{D5CDD505-2E9C-101B-9397-08002B2CF9AE}" pid="467" name="ZOTERO_BREF_Uwjm1ui4Bj0h_30">
    <vt:lpwstr>analysis) or a diagnosis of cancer (cohort analysis). Age-adjusted cancer incidence rates per 100 000 patients per year were calculated using the 2020 US population as the standard. Hazard ratios (HRs) for cancer attributable to FHS7-positive status were </vt:lpwstr>
  </property>
  <property fmtid="{D5CDD505-2E9C-101B-9397-08002B2CF9AE}" pid="468" name="ZOTERO_BREF_Uwjm1ui4Bj0h_31">
    <vt:lpwstr>estimated using cause-specific hazard models.\n              \n            \n            \n              Results\n              \n                Among 835 727 patients, 423 393 (50.7%) were female and 29 913 (3.6%) were FHS7 positive. Among those who wer</vt:lpwstr>
  </property>
  <property fmtid="{D5CDD505-2E9C-101B-9397-08002B2CF9AE}" pid="469" name="ZOTERO_BREF_Uwjm1ui4Bj0h_32">
    <vt:lpwstr>e FHS7 positive, 24 535 (82.0%) had no evidence of prior genetic testing for HBOC in their EHR. Being FHS7 positive was associated with increased prevalence of P/LP variants in\n                BRCA1\n                /\n                BRCA2\n            </vt:lpwstr>
  </property>
  <property fmtid="{D5CDD505-2E9C-101B-9397-08002B2CF9AE}" pid="470" name="ZOTERO_BREF_Uwjm1ui4Bj0h_33">
    <vt:lpwstr>    (odds ratio [OR], 3.34; 95% CI, 2.48-4.47),\n                CHEK2\n                (OR, 1.62; 95% CI, 1.05-2.43), and\n                PALB2\n                (OR, 2.84; 95% CI, 1.23-6.16) among HNP female individuals, and in\n                BRCA1\n </vt:lpwstr>
  </property>
  <property fmtid="{D5CDD505-2E9C-101B-9397-08002B2CF9AE}" pid="471" name="ZOTERO_BREF_Uwjm1ui4Bj0h_34">
    <vt:lpwstr>               /\n                BRCA2\n                (OR, 3.35; 95% CI, 1.93-5.56) among HNP male individuals. Being FHS7 positive was also associated with significantly increased risk of cancer among 131 622 non-HNP female individuals (HR, 1.44; 95% </vt:lpwstr>
  </property>
  <property fmtid="{D5CDD505-2E9C-101B-9397-08002B2CF9AE}" pid="472" name="ZOTERO_BREF_Uwjm1ui4Bj0h_35">
    <vt:lpwstr>CI, 1.22-1.70) but not among 114 982 non-HNP male individuals (HR, 1.11; 95% CI, 0.87-1.42). Among 1527 HNP survey respondents, 352 of 383 EHR-FHS7 positive patients (91.9%) were survey-FHS7 positive, but only 352 of 883 survey-FHS7 positive patients (39.</vt:lpwstr>
  </property>
  <property fmtid="{D5CDD505-2E9C-101B-9397-08002B2CF9AE}" pid="473" name="ZOTERO_BREF_Uwjm1ui4Bj0h_36">
    <vt:lpwstr>9%) were EHR-FHS7 positive. Of the 29 913 FHS7-positive patients, 19 764 (66.1%) were identified only after parsing free-text family history comments. Socioeconomic differences were also observed between EHR-FHS7-negative and EHR-FHS7-positive patients, s</vt:lpwstr>
  </property>
  <property fmtid="{D5CDD505-2E9C-101B-9397-08002B2CF9AE}" pid="474" name="ZOTERO_BREF_Uwjm1ui4Bj0h_37">
    <vt:lpwstr>uggesting disparities in recording family history.\n              \n            \n            \n              Conclusions and Relevance\n              In this cross-sectional study, EHR-derived FHS7 identified thousands of patients with familial risk for </vt:lpwstr>
  </property>
  <property fmtid="{D5CDD505-2E9C-101B-9397-08002B2CF9AE}" pid="475" name="ZOTERO_BREF_Uwjm1ui4Bj0h_38">
    <vt:lpwstr>breast cancer, indicating a substantial gap in genetic testing. However, limitations in EHR family history data suggested that other identification methods, such as direct-to-patient questionnaires, are required to fully address this gap.","container-titl</vt:lpwstr>
  </property>
  <property fmtid="{D5CDD505-2E9C-101B-9397-08002B2CF9AE}" pid="476" name="ZOTERO_BREF_Uwjm1ui4Bj0h_39">
    <vt:lpwstr>e":"JAMA Network Open","DOI":"10.1001/jamanetworkopen.2024.35901","ISSN":"2574-3805","issue":"9","journalAbbreviation":"JAMA Netw Open","language":"en","page":"e2435901","source":"DOI.org (Crossref)","title":"Screening Familial Risk for Hereditary Breast </vt:lpwstr>
  </property>
  <property fmtid="{D5CDD505-2E9C-101B-9397-08002B2CF9AE}" pid="477" name="ZOTERO_BREF_Uwjm1ui4Bj0h_4">
    <vt:lpwstr> SNPs at two loci (TERC and TERT) associate with several cancers and other diseases, including idiopathic pulmonary fibrosis. Moreover, a genetic risk score analysis combining lead variants at all seven loci in 22,233 coronary artery disease cases and 64,</vt:lpwstr>
  </property>
  <property fmtid="{D5CDD505-2E9C-101B-9397-08002B2CF9AE}" pid="478" name="ZOTERO_BREF_Uwjm1ui4Bj0h_40">
    <vt:lpwstr>and Ovarian Cancer","volume":"7","author":[{"family":"Kiser","given":"Daniel"},{"family":"Elhanan","given":"Gai"},{"family":"Bolze","given":"Alexandre"},{"family":"Neveux","given":"Iva"},{"family":"Schlauch","given":"Karen A."},{"family":"Metcalf","given"</vt:lpwstr>
  </property>
  <property fmtid="{D5CDD505-2E9C-101B-9397-08002B2CF9AE}" pid="479" name="ZOTERO_BREF_Uwjm1ui4Bj0h_41">
    <vt:lpwstr>:"William J."},{"family":"Cirulli","given":"Elizabeth T."},{"family":"McCarthy","given":"Catherine"},{"family":"Greenberg","given":"Leslie A."},{"family":"Grime","given":"Savanna"},{"family":"Blitstein","given":"Jamie M. Schnell"},{"family":"Plauth","give</vt:lpwstr>
  </property>
  <property fmtid="{D5CDD505-2E9C-101B-9397-08002B2CF9AE}" pid="480" name="ZOTERO_BREF_Uwjm1ui4Bj0h_42">
    <vt:lpwstr>n":"William"},{"family":"Grzymski","given":"Joseph J."}],"issued":{"date-parts":[["2024",9,25]]}}},{"id":47,"uris":["http://zotero.org/users/local/WYtZaac4/items/X9PXIYZP"],"itemData":{"id":47,"type":"article-journal","abstract":"Treatment of young adults</vt:lpwstr>
  </property>
  <property fmtid="{D5CDD505-2E9C-101B-9397-08002B2CF9AE}" pid="481" name="ZOTERO_BREF_Uwjm1ui4Bj0h_43">
    <vt:lpwstr> with colorectal cancer (CRC) represents an unmet clinical need, especially as diagnosis in this population might lead to the greatest loss of years of life. Since 1994, CRC incidence in individuals younger than 50 years has been increasing by 2% per year</vt:lpwstr>
  </property>
  <property fmtid="{D5CDD505-2E9C-101B-9397-08002B2CF9AE}" pid="482" name="ZOTERO_BREF_Uwjm1ui4Bj0h_44">
    <vt:lpwstr>. The surge in CRC incidence in young adults is particularly alarming as the overall CRC frequency has been decreasing. Early‐onset CRC are characterized by a more advanced stage at diagnosis, poorer cell differentiation, higher prevalence of signet ring </vt:lpwstr>
  </property>
  <property fmtid="{D5CDD505-2E9C-101B-9397-08002B2CF9AE}" pid="483" name="ZOTERO_BREF_Uwjm1ui4Bj0h_45">
    <vt:lpwstr>cell histology, and left colon‐sided location of the primary tumor. Among EO‐CRC, approximately 30% of patients are affected by tumors harboring mutations causing hereditary cancer predisposing syndromes, and 20% have familial CRC. Most notably, the remai</vt:lpwstr>
  </property>
  <property fmtid="{D5CDD505-2E9C-101B-9397-08002B2CF9AE}" pid="484" name="ZOTERO_BREF_Uwjm1ui4Bj0h_46">
    <vt:lpwstr>ning 50% of EO‐CRC patients have neither hereditary syndromes nor familial CRC, thus representing a formidable challenge for research. In this review article we summarize epidemiology, clinical and molecular features, heredity and outcome of treatments of</vt:lpwstr>
  </property>
  <property fmtid="{D5CDD505-2E9C-101B-9397-08002B2CF9AE}" pid="485" name="ZOTERO_BREF_Uwjm1ui4Bj0h_47">
    <vt:lpwstr> EO‐CRC, and provide considerations for future perspectives.","container-title":"Molecular Oncology","DOI":"10.1002/1878-0261.12417","ISSN":"1574-7891","issue":"2","journalAbbreviation":"Mol Oncol","page":"109-131","PMID":"30520562","PMCID":"PMC6360363","</vt:lpwstr>
  </property>
  <property fmtid="{D5CDD505-2E9C-101B-9397-08002B2CF9AE}" pid="486" name="ZOTERO_BREF_Uwjm1ui4Bj0h_48">
    <vt:lpwstr>source":"PubMed Central","title":"Early‐onset colorectal cancer in young individuals","volume":"13","author":[{"family":"Mauri","given":"Gianluca"},{"family":"Sartore‐Bianchi","given":"Andrea"},{"family":"Russo","given":"Antonio‐Giampiero"},{"family":"Mar</vt:lpwstr>
  </property>
  <property fmtid="{D5CDD505-2E9C-101B-9397-08002B2CF9AE}" pid="487" name="ZOTERO_BREF_Uwjm1ui4Bj0h_49">
    <vt:lpwstr>soni","given":"Silvia"},{"family":"Bardelli","given":"Alberto"},{"family":"Siena","given":"Salvatore"}],"issued":{"date-parts":[["2019",2]]}}}],"schema":"https://github.com/citation-style-language/schema/raw/master/csl-citation.json"}</vt:lpwstr>
  </property>
  <property fmtid="{D5CDD505-2E9C-101B-9397-08002B2CF9AE}" pid="488" name="ZOTERO_BREF_Uwjm1ui4Bj0h_5">
    <vt:lpwstr>762 controls showed an association of the alleles associated with shorter LTL with increased risk of CAD (21% (95% CI: 5–35%) per standard deviation in LTL, p=0.014). Our findings support a causal role of telomere length variation in some age-related dise</vt:lpwstr>
  </property>
  <property fmtid="{D5CDD505-2E9C-101B-9397-08002B2CF9AE}" pid="489" name="ZOTERO_BREF_Uwjm1ui4Bj0h_6">
    <vt:lpwstr>ases.","container-title":"Nature genetics","DOI":"10.1038/ng.2528","ISSN":"1061-4036","issue":"4","journalAbbreviation":"Nat Genet","page":"422-427e2","PMID":"23535734","PMCID":"PMC4006270","source":"PubMed Central","title":"Identification of seven loci a</vt:lpwstr>
  </property>
  <property fmtid="{D5CDD505-2E9C-101B-9397-08002B2CF9AE}" pid="490" name="ZOTERO_BREF_Uwjm1ui4Bj0h_7">
    <vt:lpwstr>ffecting mean telomere length and their association with disease","volume":"45","author":[{"family":"Codd","given":"Veryan"},{"family":"Nelson","given":"Christopher P."},{"family":"Albrecht","given":"Eva"},{"family":"Mangino","given":"Massimo"},{"family":</vt:lpwstr>
  </property>
  <property fmtid="{D5CDD505-2E9C-101B-9397-08002B2CF9AE}" pid="491" name="ZOTERO_BREF_Uwjm1ui4Bj0h_8">
    <vt:lpwstr>"Deelen","given":"Joris"},{"family":"Buxton","given":"Jessica L."},{"family":"Jan Hottenga","given":"Jouke"},{"family":"Fischer","given":"Krista"},{"family":"Esko","given":"Tõnu"},{"family":"Surakka","given":"Ida"},{"family":"Broer","given":"Linda"},{"fam</vt:lpwstr>
  </property>
  <property fmtid="{D5CDD505-2E9C-101B-9397-08002B2CF9AE}" pid="492" name="ZOTERO_BREF_Uwjm1ui4Bj0h_9">
    <vt:lpwstr>ily":"Nyholt","given":"Dale R."},{"family":"Mateo Leach","given":"Irene"},{"family":"Salo","given":"Perttu"},{"family":"Hägg","given":"Sara"},{"family":"Matthews","given":"Mary K."},{"family":"Palmen","given":"Jutta"},{"family":"Norata","given":"Giuseppe </vt:lpwstr>
  </property>
  <property fmtid="{D5CDD505-2E9C-101B-9397-08002B2CF9AE}" pid="493" name="ZOTERO_BREF_VQk4YITHinob_1">
    <vt:lpwstr>ZOTERO_ITEM CSL_CITATION {"citationID":"sgwjbMRp","properties":{"formattedCitation":"(1)","plainCitation":"(1)","noteIndex":0},"citationItems":[{"id":118,"uris":["http://zotero.org/users/local/WYtZaac4/items/YRX3LRUF"],"itemData":{"id":118,"type":"article</vt:lpwstr>
  </property>
  <property fmtid="{D5CDD505-2E9C-101B-9397-08002B2CF9AE}" pid="494" name="ZOTERO_BREF_VQk4YITHinob_2">
    <vt:lpwstr>-journal","abstract":"Cardiovascular diseases and cancer represent the largest disease burden worldwide. Previously, these two conditions were considered independent, except in terms of cardiotoxicity, which links cancer treatment to subsequent cardiovasc</vt:lpwstr>
  </property>
  <property fmtid="{D5CDD505-2E9C-101B-9397-08002B2CF9AE}" pid="495" name="ZOTERO_BREF_VQk4YITHinob_3">
    <vt:lpwstr>ular issues. However, recent studies suggest that there are further connections between cancer and heart disease beyond cardiotoxicity. It has been revealed that myocardial dysfunction may promote carcinogenesis, indicating that additional common pathophy</vt:lpwstr>
  </property>
  <property fmtid="{D5CDD505-2E9C-101B-9397-08002B2CF9AE}" pid="496" name="ZOTERO_BREF_VQk4YITHinob_4">
    <vt:lpwstr>siological mechanisms might be involved in the relationship between cardiology and oncology, rather than simply a connection through cardiotoxic effects. These mechanisms may include shared risk factors and common molecular pathways, such as persistent in</vt:lpwstr>
  </property>
  <property fmtid="{D5CDD505-2E9C-101B-9397-08002B2CF9AE}" pid="497" name="ZOTERO_BREF_VQk4YITHinob_5">
    <vt:lpwstr>flammation and neurohormonal activation. This review explores the connection between myocardial dysfunction and cancer, emphasizing their shared risk factors, similar biological mechanisms, and causative factors like cardiotoxicity, along with their clini</vt:lpwstr>
  </property>
  <property fmtid="{D5CDD505-2E9C-101B-9397-08002B2CF9AE}" pid="498" name="ZOTERO_BREF_VQk4YITHinob_6">
    <vt:lpwstr>cal implications.","container-title":"International Journal of Molecular Sciences","DOI":"10.3390/ijms252313185","ISSN":"1422-0067","issue":"23","journalAbbreviation":"IJMS","language":"en","page":"13185","source":"DOI.org (Crossref)","title":"The Complex</vt:lpwstr>
  </property>
  <property fmtid="{D5CDD505-2E9C-101B-9397-08002B2CF9AE}" pid="499" name="ZOTERO_BREF_VQk4YITHinob_7">
    <vt:lpwstr> Connection Between Myocardial Dysfunction and Cancer Beyond Cardiotoxicity: Shared Risk Factors and Common Molecular Pathways","title-short":"The Complex Connection Between Myocardial Dysfunction and Cancer Beyond Cardiotoxicity","volume":"25","author":[</vt:lpwstr>
  </property>
  <property fmtid="{D5CDD505-2E9C-101B-9397-08002B2CF9AE}" pid="500" name="ZOTERO_BREF_VQk4YITHinob_8">
    <vt:lpwstr>{"family":"Molnár","given":"Andrea Ágnes"},{"family":"Birgés","given":"Kristóf"},{"family":"Surman","given":"Adrienn"},{"family":"Merkely","given":"Béla"}],"issued":{"date-parts":[["2024",12,8]]}}}],"schema":"https://github.com/citation-style-language/sch</vt:lpwstr>
  </property>
  <property fmtid="{D5CDD505-2E9C-101B-9397-08002B2CF9AE}" pid="501" name="ZOTERO_BREF_VQk4YITHinob_9">
    <vt:lpwstr>ema/raw/master/csl-citation.json"}</vt:lpwstr>
  </property>
  <property fmtid="{D5CDD505-2E9C-101B-9397-08002B2CF9AE}" pid="502" name="ZOTERO_BREF_VT7NrmwSVe5W_1">
    <vt:lpwstr>ZOTERO_ITEM CSL_CITATION {"citationID":"JMSdm6MR","properties":{"formattedCitation":"(36)","plainCitation":"(36)","noteIndex":0},"citationItems":[{"id":93,"uris":["http://zotero.org/users/local/WYtZaac4/items/LNNIS3B2"],"itemData":{"id":93,"type":"article</vt:lpwstr>
  </property>
  <property fmtid="{D5CDD505-2E9C-101B-9397-08002B2CF9AE}" pid="503" name="ZOTERO_BREF_VT7NrmwSVe5W_10">
    <vt:lpwstr>asses that of male centenarians.","container-title":"Frontiers in Aging","DOI":"10.3389/fragi.2023.1272118","ISSN":"2673-6217","journalAbbreviation":"Front. Aging","page":"1272118","source":"DOI.org (Crossref)","title":"Sex and gender affect immune aging"</vt:lpwstr>
  </property>
  <property fmtid="{D5CDD505-2E9C-101B-9397-08002B2CF9AE}" pid="504" name="ZOTERO_BREF_VT7NrmwSVe5W_11">
    <vt:lpwstr>,"volume":"4","author":[{"family":"Calabrò","given":"Anna"},{"family":"Accardi","given":"Giulia"},{"family":"Aiello","given":"Anna"},{"family":"Caruso","given":"Calogero"},{"family":"Candore","given":"Giuseppina"}],"issued":{"date-parts":[["2023",11,28]]}</vt:lpwstr>
  </property>
  <property fmtid="{D5CDD505-2E9C-101B-9397-08002B2CF9AE}" pid="505" name="ZOTERO_BREF_VT7NrmwSVe5W_12">
    <vt:lpwstr>}}],"schema":"https://github.com/citation-style-language/schema/raw/master/csl-citation.json"}</vt:lpwstr>
  </property>
  <property fmtid="{D5CDD505-2E9C-101B-9397-08002B2CF9AE}" pid="506" name="ZOTERO_BREF_VT7NrmwSVe5W_2">
    <vt:lpwstr>-journal","abstract":"The proposed review aims to elucidate the intricate interplay between biological factors (sex differences) and socially constructed factors (gender differences) in the context of immune aging. While the influence of biological differ</vt:lpwstr>
  </property>
  <property fmtid="{D5CDD505-2E9C-101B-9397-08002B2CF9AE}" pid="507" name="ZOTERO_BREF_VT7NrmwSVe5W_3">
    <vt:lpwstr>ences between men and women on various aspects of immune responses has long been recognized, it is crucial to acknowledge that gender, encompassing the social and cultural roles and expectations associated with being male or female, also significantly sha</vt:lpwstr>
  </property>
  <property fmtid="{D5CDD505-2E9C-101B-9397-08002B2CF9AE}" pid="508" name="ZOTERO_BREF_VT7NrmwSVe5W_4">
    <vt:lpwstr>pes these processes. Gender can either accelerate immune aging or promote longevity. By recognizing the impact of both biological and social factors, this work seeks to offer a comprehensive understanding of why men and women may experience divergent traj</vt:lpwstr>
  </property>
  <property fmtid="{D5CDD505-2E9C-101B-9397-08002B2CF9AE}" pid="509" name="ZOTERO_BREF_VT7NrmwSVe5W_5">
    <vt:lpwstr>ectories in immune aging and varying outcomes in terms of longevity. Discrepancies in perceived roles of the sexes, both within families and at work, contribute to differing patterns of antigen exposure. Additionally, variations in micronutrient intake an</vt:lpwstr>
  </property>
  <property fmtid="{D5CDD505-2E9C-101B-9397-08002B2CF9AE}" pid="510" name="ZOTERO_BREF_VT7NrmwSVe5W_6">
    <vt:lpwstr>d access to preventive healthcare facilities may exist. Health promotion knowledge often correlates with educational attainment, which is unequally represented between males and females in many cultures and across generations in the Western world. In coun</vt:lpwstr>
  </property>
  <property fmtid="{D5CDD505-2E9C-101B-9397-08002B2CF9AE}" pid="511" name="ZOTERO_BREF_VT7NrmwSVe5W_7">
    <vt:lpwstr>tries without a universal healthcare system, access to healthcare relies on family prioritization strategies to cope with economic constraints, potentially limiting access to specific treatments and affecting immune responses negatively. As a result, both</vt:lpwstr>
  </property>
  <property fmtid="{D5CDD505-2E9C-101B-9397-08002B2CF9AE}" pid="512" name="ZOTERO_BREF_VT7NrmwSVe5W_8">
    <vt:lpwstr> biological factors and social and behavioral factors associated with gender contribute to disparities in immune responses, susceptibility to infections, autoimmune diseases, and vaccine responses among older individuals. However, as demonstrated by the C</vt:lpwstr>
  </property>
  <property fmtid="{D5CDD505-2E9C-101B-9397-08002B2CF9AE}" pid="513" name="ZOTERO_BREF_VT7NrmwSVe5W_9">
    <vt:lpwstr>OVID-19 pandemic, older females exhibit greater resilience to infections than older males. Given the crucial role of the immune system in achieving longevity, it is not surprising that women live longer than men, and the number of female centenarians surp</vt:lpwstr>
  </property>
  <property fmtid="{D5CDD505-2E9C-101B-9397-08002B2CF9AE}" pid="514" name="ZOTERO_BREF_XnTMjO53Ws4V_1">
    <vt:lpwstr/>
  </property>
  <property fmtid="{D5CDD505-2E9C-101B-9397-08002B2CF9AE}" pid="515" name="ZOTERO_BREF_Ywa19vzYEMHS_1">
    <vt:lpwstr>ZOTERO_ITEM CSL_CITATION {"citationID":"guSW0kTn","properties":{"formattedCitation":"(10)","plainCitation":"(10)","noteIndex":0},"citationItems":[{"id":120,"uris":["http://zotero.org/users/local/WYtZaac4/items/TSY3E3EU"],"itemData":{"id":120,"type":"artic</vt:lpwstr>
  </property>
  <property fmtid="{D5CDD505-2E9C-101B-9397-08002B2CF9AE}" pid="516" name="ZOTERO_BREF_Ywa19vzYEMHS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517" name="ZOTERO_BREF_Ywa19vzYEMHS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518" name="ZOTERO_BREF_Ywa19vzYEMHS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519" name="ZOTERO_BREF_Ywa19vzYEMHS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520" name="ZOTERO_BREF_Ywa19vzYEMHS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521" name="ZOTERO_BREF_Ywa19vzYEMHS_7">
    <vt:lpwstr>13.05.039","ISSN":"1097-4172","issue":"6","journalAbbreviation":"Cell","language":"eng","page":"1194-1217","PMID":"23746838","PMCID":"PMC3836174","source":"PubMed","title":"The hallmarks of aging","volume":"153","author":[{"family":"López-Otín","given":"C</vt:lpwstr>
  </property>
  <property fmtid="{D5CDD505-2E9C-101B-9397-08002B2CF9AE}" pid="522" name="ZOTERO_BREF_Ywa19vzYEMHS_8">
    <vt:lpwstr>arlos"},{"family":"Blasco","given":"Maria A."},{"family":"Partridge","given":"Linda"},{"family":"Serrano","given":"Manuel"},{"family":"Kroemer","given":"Guido"}],"issued":{"date-parts":[["2013",6,6]]}}}],"schema":"https://github.com/citation-style-languag</vt:lpwstr>
  </property>
  <property fmtid="{D5CDD505-2E9C-101B-9397-08002B2CF9AE}" pid="523" name="ZOTERO_BREF_Ywa19vzYEMHS_9">
    <vt:lpwstr>e/schema/raw/master/csl-citation.json"}</vt:lpwstr>
  </property>
  <property fmtid="{D5CDD505-2E9C-101B-9397-08002B2CF9AE}" pid="524" name="ZOTERO_BREF_ZRu8zRqBda7a_1">
    <vt:lpwstr/>
  </property>
  <property fmtid="{D5CDD505-2E9C-101B-9397-08002B2CF9AE}" pid="525" name="ZOTERO_BREF_aSr21qm4hpMd_1">
    <vt:lpwstr>ZOTERO_ITEM CSL_CITATION {"citationID":"wg26ul9o","properties":{"formattedCitation":"(14)","plainCitation":"(14)","noteIndex":0},"citationItems":[{"id":115,"uris":["http://zotero.org/users/local/WYtZaac4/items/6P8DP5B4"],"itemData":{"id":115,"type":"artic</vt:lpwstr>
  </property>
  <property fmtid="{D5CDD505-2E9C-101B-9397-08002B2CF9AE}" pid="526" name="ZOTERO_BREF_aSr21qm4hpMd_2">
    <vt:lpwstr>le-journal","container-title":"Nature Reviews Endocrinology","DOI":"10.1038/s41574-018-0059-4","ISSN":"1759-5029, 1759-5037","issue":"10","journalAbbreviation":"Nat Rev Endocrinol","language":"en","page":"576-590","source":"DOI.org (Crossref)","title":"In</vt:lpwstr>
  </property>
  <property fmtid="{D5CDD505-2E9C-101B-9397-08002B2CF9AE}" pid="527" name="ZOTERO_BREF_aSr21qm4hpMd_3">
    <vt:lpwstr>flammaging: a new immune–metabolic viewpoint for age-related diseases","title-short":"Inflammaging","volume":"14","author":[{"family":"Franceschi","given":"Claudio"},{"family":"Garagnani","given":"Paolo"},{"family":"Parini","given":"Paolo"},{"family":"Giu</vt:lpwstr>
  </property>
  <property fmtid="{D5CDD505-2E9C-101B-9397-08002B2CF9AE}" pid="528" name="ZOTERO_BREF_aSr21qm4hpMd_4">
    <vt:lpwstr>liani","given":"Cristina"},{"family":"Santoro","given":"Aurelia"}],"issued":{"date-parts":[["2018",10]]}}}],"schema":"https://github.com/citation-style-language/schema/raw/master/csl-citation.json"}</vt:lpwstr>
  </property>
  <property fmtid="{D5CDD505-2E9C-101B-9397-08002B2CF9AE}" pid="529" name="ZOTERO_BREF_bA0rYoeiTZwn_1">
    <vt:lpwstr>ZOTERO_ITEM CSL_CITATION {"citationID":"imFctHbB","properties":{"formattedCitation":"(5)","plainCitation":"(5)","noteIndex":0},"citationItems":[{"id":11,"uris":["http://zotero.org/users/local/WYtZaac4/items/4FGIQGSQ"],"itemData":{"id":11,"type":"article-j</vt:lpwstr>
  </property>
  <property fmtid="{D5CDD505-2E9C-101B-9397-08002B2CF9AE}" pid="530" name="ZOTERO_BREF_bA0rYoeiTZwn_10">
    <vt:lpwstr>i","given":"Morad"},{"family":"Do Cruzeiro","given":"Marcio"},{"family":"Leboeuf","given":"Christophe"},{"family":"Loisel-Ferreira","given":"Irmine"},{"family":"Fedronie","given":"Carèle"},{"family":"Ferreira","given":"Chrystophe"},{"family":"Ait El Far",</vt:lpwstr>
  </property>
  <property fmtid="{D5CDD505-2E9C-101B-9397-08002B2CF9AE}" pid="531" name="ZOTERO_BREF_bA0rYoeiTZwn_11">
    <vt:lpwstr>"given":"Rachida"},{"family":"Ziol","given":"Marianne"},{"family":"Espié","given":"Marc"},{"family":"Falgarone","given":"Géraldine"},{"family":"Cassinat","given":"Bruno"},{"family":"Kiladjian","given":"Jean-Jacques"},{"family":"Feugeas","given":"Jean-Paul</vt:lpwstr>
  </property>
  <property fmtid="{D5CDD505-2E9C-101B-9397-08002B2CF9AE}" pid="532" name="ZOTERO_BREF_bA0rYoeiTZwn_12">
    <vt:lpwstr>"},{"family":"Janin","given":"Anne"},{"family":"Bousquet","given":"Guilhem"}],"issued":{"date-parts":[["2019",7,15]]}}}],"schema":"https://github.com/citation-style-language/schema/raw/master/csl-citation.json"}</vt:lpwstr>
  </property>
  <property fmtid="{D5CDD505-2E9C-101B-9397-08002B2CF9AE}" pid="533" name="ZOTERO_BREF_bA0rYoeiTZwn_2">
    <vt:lpwstr>ournal","abstract":"The genesis of all cancers results from an accumulation of mutations, constitutional and/or acquired when induced by external mutagenic factors. High-speed technologies for genome sequencing have completely changed the study of disease</vt:lpwstr>
  </property>
  <property fmtid="{D5CDD505-2E9C-101B-9397-08002B2CF9AE}" pid="534" name="ZOTERO_BREF_bA0rYoeiTZwn_3">
    <vt:lpwstr> genetics, but with limited knowledge of the functional value of most genetic changes.Here, we proposed an innovative individual approach by studying tissue samples from a young woman with an unusual association of breast cancer, polycythemia vera, and rh</vt:lpwstr>
  </property>
  <property fmtid="{D5CDD505-2E9C-101B-9397-08002B2CF9AE}" pid="535" name="ZOTERO_BREF_bA0rYoeiTZwn_4">
    <vt:lpwstr>eumatoid arthritis. We performed genomic analyses for copy number variations and point mutations on laser-microdissected tumor cells from the breast cancer, and on CD34+ cells sorted from bone marrow aspiration, to identify gene abnormalities common to th</vt:lpwstr>
  </property>
  <property fmtid="{D5CDD505-2E9C-101B-9397-08002B2CF9AE}" pid="536" name="ZOTERO_BREF_bA0rYoeiTZwn_5">
    <vt:lpwstr>ese two types of cell populations.Using ONCOSCAN technology, we identified a constitutional pR988C, c2962C&amp;gt;T mutation of MET. Using CRISPR-Cas9 technology, we established pR988C MET-mutated transgenic mice, which reproduced the autoimmune diseases and </vt:lpwstr>
  </property>
  <property fmtid="{D5CDD505-2E9C-101B-9397-08002B2CF9AE}" pid="537" name="ZOTERO_BREF_bA0rYoeiTZwn_6">
    <vt:lpwstr>myeloproliferation found in our index-case; one of the transgenic mice spontaneously developed a skin squamous cell carcinoma. We also showed that additional mutagenic factors were required to induce cancers, including skin squamous cell carcinoma and thy</vt:lpwstr>
  </property>
  <property fmtid="{D5CDD505-2E9C-101B-9397-08002B2CF9AE}" pid="538" name="ZOTERO_BREF_bA0rYoeiTZwn_7">
    <vt:lpwstr>roid cancer. Using an anti-MET drug, cabozantinib, we demonstrated for the first time the functional role of this mutation in the maintenance of myeloproliferation and rheumatoid arthritis, and in cancer genesis.Our study opens a considerable field of app</vt:lpwstr>
  </property>
  <property fmtid="{D5CDD505-2E9C-101B-9397-08002B2CF9AE}" pid="539" name="ZOTERO_BREF_bA0rYoeiTZwn_8">
    <vt:lpwstr>lication in the domain of constitutional genetics, to establish genetic links between cancers and other very different severe diseases.","container-title":"Clinical Cancer Research","DOI":"10.1158/1078-0432.CCR-18-3261","ISSN":"1078-0432","issue":"14","jo</vt:lpwstr>
  </property>
  <property fmtid="{D5CDD505-2E9C-101B-9397-08002B2CF9AE}" pid="540" name="ZOTERO_BREF_bA0rYoeiTZwn_9">
    <vt:lpwstr>urnalAbbreviation":"Clin Cancer Res","page":"4504-4515","source":"Silverchair","title":"A Constitutional Activating MET Mutation Makes the Genetic Link between Malignancies and Chronic Inflammatory Diseases","volume":"25","author":[{"family":"El Bouchtaou</vt:lpwstr>
  </property>
  <property fmtid="{D5CDD505-2E9C-101B-9397-08002B2CF9AE}" pid="541" name="ZOTERO_BREF_cRY3qG3lRlXS_1">
    <vt:lpwstr>ZOTERO_ITEM CSL_CITATION {"citationID":"7tpbziMr","properties":{"formattedCitation":"(20)","plainCitation":"(20)","noteIndex":0},"citationItems":[{"id":53,"uris":["http://zotero.org/users/local/WYtZaac4/items/CEJ3GXLI"],"itemData":{"id":53,"type":"article</vt:lpwstr>
  </property>
  <property fmtid="{D5CDD505-2E9C-101B-9397-08002B2CF9AE}" pid="542" name="ZOTERO_BREF_cRY3qG3lRlXS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543" name="ZOTERO_BREF_cRY3qG3lRlXS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544" name="ZOTERO_BREF_cRY3qG3lRlXS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545" name="ZOTERO_BREF_cRY3qG3lRlXS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546" name="ZOTERO_BREF_cRY3qG3lRlXS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547" name="ZOTERO_BREF_cRY3qG3lRlXS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548" name="ZOTERO_BREF_cRY3qG3lRlXS_8">
    <vt:lpwstr>,"page":"185-201","publisher":"Nature Publishing Group","source":"www.nature.com","title":"Sex-specific differences in hypertension and associated cardiovascular disease","volume":"14","author":[{"family":"Colafella","given":"Katrina M. Mirabito"},{"famil</vt:lpwstr>
  </property>
  <property fmtid="{D5CDD505-2E9C-101B-9397-08002B2CF9AE}" pid="549" name="ZOTERO_BREF_cRY3qG3lRlXS_9">
    <vt:lpwstr>y":"Denton","given":"Kate M."}],"issued":{"date-parts":[["2018",3]]}}}],"schema":"https://github.com/citation-style-language/schema/raw/master/csl-citation.json"}</vt:lpwstr>
  </property>
  <property fmtid="{D5CDD505-2E9C-101B-9397-08002B2CF9AE}" pid="550" name="ZOTERO_BREF_dZBEAOkl3kuU_1">
    <vt:lpwstr>ZOTERO_ITEM CSL_CITATION {"citationID":"2vKPimmA","properties":{"formattedCitation":"(39)","plainCitation":"(39)","dontUpdate":true,"noteIndex":0},"citationItems":[{"id":98,"uris":["http://zotero.org/users/local/WYtZaac4/items/ICUD8455"],"itemData":{"id":</vt:lpwstr>
  </property>
  <property fmtid="{D5CDD505-2E9C-101B-9397-08002B2CF9AE}" pid="551" name="ZOTERO_BREF_dZBEAOkl3kuU_2">
    <vt:lpwstr>98,"type":"article-journal","abstract":"Autoimmune diseases are characterized by an exaggerated immune response leading to damage and dysfunction of specific or multiple organs and tissues. Most autoimmune diseases are more prevalent in women than in men.</vt:lpwstr>
  </property>
  <property fmtid="{D5CDD505-2E9C-101B-9397-08002B2CF9AE}" pid="552" name="ZOTERO_BREF_dZBEAOkl3kuU_3">
    <vt:lpwstr> Symptom severity, disease course, response to therapy and overall survival may also …","container-title":"Annali dell'Istituto superiore di sanita","DOI":"10.4415/ANN_16_02_12","ISSN":"2384-8553","issue":"2","language":"en","PMID":"27364395","publisher":</vt:lpwstr>
  </property>
  <property fmtid="{D5CDD505-2E9C-101B-9397-08002B2CF9AE}" pid="553" name="ZOTERO_BREF_dZBEAOkl3kuU_4">
    <vt:lpwstr>"Ann Ist Super Sanita","source":"pubmed.ncbi.nlm.nih.gov","title":"Sex-based differences in autoimmune diseases","URL":"https://pubmed.ncbi.nlm.nih.gov/27364395/","volume":"52","author":[{"family":"E","given":"Ortona"},{"family":"M","given":"Pierdominici"</vt:lpwstr>
  </property>
  <property fmtid="{D5CDD505-2E9C-101B-9397-08002B2CF9AE}" pid="554" name="ZOTERO_BREF_dZBEAOkl3kuU_5">
    <vt:lpwstr>},{"family":"A","given":"Maselli"},{"family":"C","given":"Veroni"},{"family":"F","given":"Aloisi"},{"family":"Y","given":"Shoenfeld"}],"accessed":{"date-parts":[["2026",1,14]]},"issued":{"date-parts":[["2016",6]]}}}],"schema":"https://github.com/citation-</vt:lpwstr>
  </property>
  <property fmtid="{D5CDD505-2E9C-101B-9397-08002B2CF9AE}" pid="555" name="ZOTERO_BREF_dZBEAOkl3kuU_6">
    <vt:lpwstr>style-language/schema/raw/master/csl-citation.json"}</vt:lpwstr>
  </property>
  <property fmtid="{D5CDD505-2E9C-101B-9397-08002B2CF9AE}" pid="556" name="ZOTERO_BREF_djVA2kziAcOy_1">
    <vt:lpwstr>ZOTERO_ITEM CSL_CITATION {"citationID":"ZxLDHDH6","properties":{"formattedCitation":"(3,4)","plainCitation":"(3,4)","noteIndex":0},"citationItems":[{"id":1,"uris":["http://zotero.org/users/local/WYtZaac4/items/UIAJHXB3"],"itemData":{"id":1,"type":"article</vt:lpwstr>
  </property>
  <property fmtid="{D5CDD505-2E9C-101B-9397-08002B2CF9AE}" pid="557" name="ZOTERO_BREF_djVA2kziAcOy_10">
    <vt:lpwstr>wles","given":"Joshua W."},{"family":"O'Sullivan","given":"Jack W."},{"family":"Ashley","given":"Euan A."},{"family":"McVean","given":"Gil"},{"family":"Plagnol","given":"Vincent"},{"family":"Donnelly","given":"Peter"}],"issued":{"date-parts":[["2021",6,1]</vt:lpwstr>
  </property>
  <property fmtid="{D5CDD505-2E9C-101B-9397-08002B2CF9AE}" pid="558" name="ZOTERO_BREF_djVA2kziAcOy_11">
    <vt:lpwstr>]}}}],"schema":"https://github.com/citation-style-language/schema/raw/master/csl-citation.json"}</vt:lpwstr>
  </property>
  <property fmtid="{D5CDD505-2E9C-101B-9397-08002B2CF9AE}" pid="559" name="ZOTERO_BREF_djVA2kziAcOy_2">
    <vt:lpwstr>-journal","container-title":"Genes &amp; Diseases","DOI":"10.1016/j.gendis.2023.04.034","ISSN":"2352-3042","issue":"3","journalAbbreviation":"Genes &amp; Diseases","page":"101003","source":"ScienceDirect","title":"The germline genetics of mild-to-moderate penetra</vt:lpwstr>
  </property>
  <property fmtid="{D5CDD505-2E9C-101B-9397-08002B2CF9AE}" pid="560" name="ZOTERO_BREF_djVA2kziAcOy_3">
    <vt:lpwstr>nce: An intriguing role of &lt;i&gt;PRAME&lt;/i&gt; in multiple carcinogenesis","title-short":"The germline genetics of mild-to-moderate penetrance","volume":"11","author":[{"family":"Hamdan","given":"Diaddin"},{"family":"Nguyen","given":"Van Tai"},{"family":"Paris",</vt:lpwstr>
  </property>
  <property fmtid="{D5CDD505-2E9C-101B-9397-08002B2CF9AE}" pid="561" name="ZOTERO_BREF_djVA2kziAcOy_4">
    <vt:lpwstr>"given":"Justine"},{"family":"Leboeuf","given":"Christophe"},{"family":"El Bouchtaoui","given":"Morad"},{"family":"Espié","given":"Marc"},{"family":"Janin","given":"Anne"},{"family":"Falgarone","given":"Géraldine"},{"family":"Di Benedetto","given":"Mélani</vt:lpwstr>
  </property>
  <property fmtid="{D5CDD505-2E9C-101B-9397-08002B2CF9AE}" pid="562" name="ZOTERO_BREF_djVA2kziAcOy_5">
    <vt:lpwstr>e"},{"family":"Bousquet","given":"Guilhem"}],"issued":{"date-parts":[["2024",5,1]]}}},{"id":4,"uris":["http://zotero.org/users/local/WYtZaac4/items/LPB8RL4L"],"itemData":{"id":4,"type":"article-journal","container-title":"American Journal of Cardiology","</vt:lpwstr>
  </property>
  <property fmtid="{D5CDD505-2E9C-101B-9397-08002B2CF9AE}" pid="563" name="ZOTERO_BREF_djVA2kziAcOy_6">
    <vt:lpwstr>DOI":"10.1016/j.amjcard.2021.02.032","ISSN":"0002-9149, 1879-1913","journalAbbreviation":"American Journal of Cardiology","language":"English","page":"157-164","PMID":"33675770","publisher":"Elsevier","source":"www.ajconline.org","title":"Validation of an</vt:lpwstr>
  </property>
  <property fmtid="{D5CDD505-2E9C-101B-9397-08002B2CF9AE}" pid="564" name="ZOTERO_BREF_djVA2kziAcOy_7">
    <vt:lpwstr> Integrated Risk Tool, Including Polygenic Risk Score, for Atherosclerotic Cardiovascular Disease in Multiple Ethnicities and Ancestries","volume":"148","author":[{"family":"Weale","given":"Michael E."},{"family":"Riveros-Mckay","given":"Fernando"},{"fami</vt:lpwstr>
  </property>
  <property fmtid="{D5CDD505-2E9C-101B-9397-08002B2CF9AE}" pid="565" name="ZOTERO_BREF_djVA2kziAcOy_8">
    <vt:lpwstr>ly":"Selzam","given":"Saskia"},{"family":"Seth","given":"Priyanka"},{"family":"Moore","given":"Rachel"},{"family":"Tarran","given":"William A."},{"family":"Gradovich","given":"Eva"},{"family":"Giner-Delgado","given":"Carla"},{"family":"Palmer","given":"Du</vt:lpwstr>
  </property>
  <property fmtid="{D5CDD505-2E9C-101B-9397-08002B2CF9AE}" pid="566" name="ZOTERO_BREF_djVA2kziAcOy_9">
    <vt:lpwstr>ncan"},{"family":"Wells","given":"Daniel"},{"family":"Saffari","given":"Ayden"},{"family":"Sivley","given":"R. Michael"},{"family":"Lachapelle","given":"Alexander S."},{"family":"Wand","given":"Hannah"},{"family":"Clarke","given":"Shoa L."},{"family":"Kno</vt:lpwstr>
  </property>
  <property fmtid="{D5CDD505-2E9C-101B-9397-08002B2CF9AE}" pid="567" name="ZOTERO_BREF_dndo9GF388d5_1">
    <vt:lpwstr>ZOTERO_ITEM CSL_CITATION {"citationID":"5XS0nCvn","properties":{"formattedCitation":"(25)","plainCitation":"(25)","noteIndex":0},"citationItems":[{"id":67,"uris":["http://zotero.org/users/local/WYtZaac4/items/XK5DBHDG"],"itemData":{"id":67,"type":"article</vt:lpwstr>
  </property>
  <property fmtid="{D5CDD505-2E9C-101B-9397-08002B2CF9AE}" pid="568" name="ZOTERO_BREF_dndo9GF388d5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569" name="ZOTERO_BREF_dndo9GF388d5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570" name="ZOTERO_BREF_dndo9GF388d5_12">
    <vt:lpwstr>"15","author":[{"family":"Shivashankar","given":"Raina"},{"family":"Tremaine","given":"William J."},{"family":"Harmsen","given":"W. Scott"},{"family":"Loftus","given":"Edward V."}],"issued":{"date-parts":[["2017",6]]}}}],"schema":"https://github.com/citat</vt:lpwstr>
  </property>
  <property fmtid="{D5CDD505-2E9C-101B-9397-08002B2CF9AE}" pid="571" name="ZOTERO_BREF_dndo9GF388d5_13">
    <vt:lpwstr>ion-style-language/schema/raw/master/csl-citation.json"}</vt:lpwstr>
  </property>
  <property fmtid="{D5CDD505-2E9C-101B-9397-08002B2CF9AE}" pid="572" name="ZOTERO_BREF_dndo9GF388d5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573" name="ZOTERO_BREF_dndo9GF388d5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574" name="ZOTERO_BREF_dndo9GF388d5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575" name="ZOTERO_BREF_dndo9GF388d5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576" name="ZOTERO_BREF_dndo9GF388d5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577" name="ZOTERO_BREF_dndo9GF388d5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578" name="ZOTERO_BREF_dndo9GF388d5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579" name="ZOTERO_BREF_dndo9GF388d5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580" name="ZOTERO_BREF_dnpQJDBV3fXN_1">
    <vt:lpwstr>ZOTERO_ITEM CSL_CITATION {"citationID":"JPBUHCUm","properties":{"formattedCitation":"(10)","plainCitation":"(10)","noteIndex":0},"citationItems":[{"id":120,"uris":["http://zotero.org/users/local/WYtZaac4/items/TSY3E3EU"],"itemData":{"id":120,"type":"artic</vt:lpwstr>
  </property>
  <property fmtid="{D5CDD505-2E9C-101B-9397-08002B2CF9AE}" pid="581" name="ZOTERO_BREF_dnpQJDBV3fXN_2">
    <vt:lpwstr>le-journal","abstract":"Aging is characterized by a progressive loss of physiological integrity, leading to impaired function and increased vulnerability to death. This deterioration is the primary risk factor for major human pathologies, including cancer</vt:lpwstr>
  </property>
  <property fmtid="{D5CDD505-2E9C-101B-9397-08002B2CF9AE}" pid="582" name="ZOTERO_BREF_dnpQJDBV3fXN_3">
    <vt:lpwstr>, diabetes, cardiovascular disorders, and neurodegenerative diseases. Aging research has experienced an unprecedented advance over recent years, particularly with the discovery that the rate of aging is controlled, at least to some extent, by genetic path</vt:lpwstr>
  </property>
  <property fmtid="{D5CDD505-2E9C-101B-9397-08002B2CF9AE}" pid="583" name="ZOTERO_BREF_dnpQJDBV3fXN_4">
    <vt:lpwstr>ways and biochemical processes conserved in evolution. This Review enumerates nine tentative hallmarks that represent common denominators of aging in different organisms, with special emphasis on mammalian aging. These hallmarks are: genomic instability, </vt:lpwstr>
  </property>
  <property fmtid="{D5CDD505-2E9C-101B-9397-08002B2CF9AE}" pid="584" name="ZOTERO_BREF_dnpQJDBV3fXN_5">
    <vt:lpwstr>telomere attrition, epigenetic alterations, loss of proteostasis, deregulated nutrient sensing, mitochondrial dysfunction, cellular senescence, stem cell exhaustion, and altered intercellular communication. A major challenge is to dissect the interconnect</vt:lpwstr>
  </property>
  <property fmtid="{D5CDD505-2E9C-101B-9397-08002B2CF9AE}" pid="585" name="ZOTERO_BREF_dnpQJDBV3fXN_6">
    <vt:lpwstr>edness between the candidate hallmarks and their relative contributions to aging, with the final goal of identifying pharmaceutical targets to improve human health during aging, with minimal side effects.","container-title":"Cell","DOI":"10.1016/j.cell.20</vt:lpwstr>
  </property>
  <property fmtid="{D5CDD505-2E9C-101B-9397-08002B2CF9AE}" pid="586" name="ZOTERO_BREF_dnpQJDBV3fXN_7">
    <vt:lpwstr>13.05.039","ISSN":"1097-4172","issue":"6","journalAbbreviation":"Cell","language":"eng","page":"1194-1217","PMID":"23746838","PMCID":"PMC3836174","source":"PubMed","title":"The hallmarks of aging","volume":"153","author":[{"family":"López-Otín","given":"C</vt:lpwstr>
  </property>
  <property fmtid="{D5CDD505-2E9C-101B-9397-08002B2CF9AE}" pid="587" name="ZOTERO_BREF_dnpQJDBV3fXN_8">
    <vt:lpwstr>arlos"},{"family":"Blasco","given":"Maria A."},{"family":"Partridge","given":"Linda"},{"family":"Serrano","given":"Manuel"},{"family":"Kroemer","given":"Guido"}],"issued":{"date-parts":[["2013",6,6]]}}}],"schema":"https://github.com/citation-style-languag</vt:lpwstr>
  </property>
  <property fmtid="{D5CDD505-2E9C-101B-9397-08002B2CF9AE}" pid="588" name="ZOTERO_BREF_dnpQJDBV3fXN_9">
    <vt:lpwstr>e/schema/raw/master/csl-citation.json"}</vt:lpwstr>
  </property>
  <property fmtid="{D5CDD505-2E9C-101B-9397-08002B2CF9AE}" pid="589" name="ZOTERO_BREF_gogXWoM150TZ_1">
    <vt:lpwstr>ZOTERO_ITEM CSL_CITATION {"citationID":"vrTUvPuL","properties":{"formattedCitation":"(30)","plainCitation":"(30)","noteIndex":0},"citationItems":[{"id":83,"uris":["http://zotero.org/users/local/WYtZaac4/items/2QADBAMY"],"itemData":{"id":83,"type":"webpage</vt:lpwstr>
  </property>
  <property fmtid="{D5CDD505-2E9C-101B-9397-08002B2CF9AE}" pid="590" name="ZOTERO_BREF_gogXWoM150TZ_2">
    <vt:lpwstr>","abstract":"This text successfully introduces both the statistical principles involved in structural equation modeling (SEM) and the use of Stata to fit these models.","language":"en","publisher":"Stata Press","title":"Stata Bookstore: Discovering Struc</vt:lpwstr>
  </property>
  <property fmtid="{D5CDD505-2E9C-101B-9397-08002B2CF9AE}" pid="591" name="ZOTERO_BREF_gogXWoM150TZ_3">
    <vt:lpwstr>tural Equation Modeling Using Stata, Revised Edition","title-short":"Stata Bookstore","URL":"https://www.stata.com/bookstore/discovering-structural-equation-modeling-using-stata/","author":[{"family":"Alan C. Acock","given":""}],"accessed":{"date-parts":[</vt:lpwstr>
  </property>
  <property fmtid="{D5CDD505-2E9C-101B-9397-08002B2CF9AE}" pid="592" name="ZOTERO_BREF_gogXWoM150TZ_4">
    <vt:lpwstr>["2026",1,14]]},"issued":{"date-parts":[["2013"]]}}}],"schema":"https://github.com/citation-style-language/schema/raw/master/csl-citation.json"}</vt:lpwstr>
  </property>
  <property fmtid="{D5CDD505-2E9C-101B-9397-08002B2CF9AE}" pid="593" name="ZOTERO_BREF_hZ1RgNnsLVNa_1">
    <vt:lpwstr>ZOTERO_ITEM CSL_CITATION {"citationID":"7oK6s6zf","properties":{"formattedCitation":"(20)","plainCitation":"(20)","noteIndex":0},"citationItems":[{"id":53,"uris":["http://zotero.org/users/local/WYtZaac4/items/CEJ3GXLI"],"itemData":{"id":53,"type":"article</vt:lpwstr>
  </property>
  <property fmtid="{D5CDD505-2E9C-101B-9397-08002B2CF9AE}" pid="594" name="ZOTERO_BREF_hZ1RgNnsLVNa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595" name="ZOTERO_BREF_hZ1RgNnsLVNa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596" name="ZOTERO_BREF_hZ1RgNnsLVNa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597" name="ZOTERO_BREF_hZ1RgNnsLVNa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598" name="ZOTERO_BREF_hZ1RgNnsLVNa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599" name="ZOTERO_BREF_hZ1RgNnsLVNa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600" name="ZOTERO_BREF_hZ1RgNnsLVNa_8">
    <vt:lpwstr>,"page":"185-201","publisher":"Nature Publishing Group","source":"www.nature.com","title":"Sex-specific differences in hypertension and associated cardiovascular disease","volume":"14","author":[{"family":"Colafella","given":"Katrina M. Mirabito"},{"famil</vt:lpwstr>
  </property>
  <property fmtid="{D5CDD505-2E9C-101B-9397-08002B2CF9AE}" pid="601" name="ZOTERO_BREF_hZ1RgNnsLVNa_9">
    <vt:lpwstr>y":"Denton","given":"Kate M."}],"issued":{"date-parts":[["2018",3]]}}}],"schema":"https://github.com/citation-style-language/schema/raw/master/csl-citation.json"}</vt:lpwstr>
  </property>
  <property fmtid="{D5CDD505-2E9C-101B-9397-08002B2CF9AE}" pid="602" name="ZOTERO_BREF_jQYCq8Ul6f6e_1">
    <vt:lpwstr>ZOTERO_ITEM CSL_CITATION {"citationID":"YObCygdI","properties":{"formattedCitation":"(40)","plainCitation":"(40)","noteIndex":0},"citationItems":[{"id":101,"uris":["http://zotero.org/users/local/WYtZaac4/items/QHIAHFUN"],"itemData":{"id":101,"type":"artic</vt:lpwstr>
  </property>
  <property fmtid="{D5CDD505-2E9C-101B-9397-08002B2CF9AE}" pid="603" name="ZOTERO_BREF_jQYCq8Ul6f6e_2">
    <vt:lpwstr>le-journal","container-title":"Neuron","DOI":"10.1016/j.neuron.2024.01.024","ISSN":"08966273","issue":"8","journalAbbreviation":"Neuron","language":"en","page":"1208-1221","source":"DOI.org (Crossref)","title":"Mechanisms of sex differences in Alzheimer’s</vt:lpwstr>
  </property>
  <property fmtid="{D5CDD505-2E9C-101B-9397-08002B2CF9AE}" pid="604" name="ZOTERO_BREF_jQYCq8Ul6f6e_3">
    <vt:lpwstr> disease","volume":"112","author":[{"family":"Lopez-Lee","given":"Chloe"},{"family":"Torres","given":"Eileen Ruth S."},{"family":"Carling","given":"Gillian"},{"family":"Gan","given":"Li"}],"issued":{"date-parts":[["2024",4]]}}}],"schema":"https://github.c</vt:lpwstr>
  </property>
  <property fmtid="{D5CDD505-2E9C-101B-9397-08002B2CF9AE}" pid="605" name="ZOTERO_BREF_jQYCq8Ul6f6e_4">
    <vt:lpwstr>om/citation-style-language/schema/raw/master/csl-citation.json"}</vt:lpwstr>
  </property>
  <property fmtid="{D5CDD505-2E9C-101B-9397-08002B2CF9AE}" pid="606" name="ZOTERO_BREF_jSzeIrqOMXvQ_1">
    <vt:lpwstr>ZOTERO_ITEM CSL_CITATION {"citationID":"Yw55u7yS","properties":{"formattedCitation":"(44)","plainCitation":"(44)","noteIndex":0},"citationItems":[{"id":105,"uris":["http://zotero.org/users/local/WYtZaac4/items/JZY4ME7J"],"itemData":{"id":105,"type":"artic</vt:lpwstr>
  </property>
  <property fmtid="{D5CDD505-2E9C-101B-9397-08002B2CF9AE}" pid="607" name="ZOTERO_BREF_jSzeIrqOMXvQ_10">
    <vt:lpwstr>le","given":"Albert"},{"family":"Hampel","given":"Heather"},{"literal":"for the Ohio Colorectal Cancer Prevention Initiative Study Group"}],"issued":{"date-parts":[["2017",4,1]]}}}],"schema":"https://github.com/citation-style-language/schema/raw/master/cs</vt:lpwstr>
  </property>
  <property fmtid="{D5CDD505-2E9C-101B-9397-08002B2CF9AE}" pid="608" name="ZOTERO_BREF_jSzeIrqOMXvQ_11">
    <vt:lpwstr>l-citation.json"}</vt:lpwstr>
  </property>
  <property fmtid="{D5CDD505-2E9C-101B-9397-08002B2CF9AE}" pid="609" name="ZOTERO_BREF_jSzeIrqOMXvQ_2">
    <vt:lpwstr>le-journal","container-title":"JAMA Oncology","DOI":"10.1001/jamaoncol.2016.5194","ISSN":"2374-2437","issue":"4","journalAbbreviation":"JAMA Oncol","language":"en","page":"464","source":"DOI.org (Crossref)","title":"Prevalence and Spectrum of Germline Can</vt:lpwstr>
  </property>
  <property fmtid="{D5CDD505-2E9C-101B-9397-08002B2CF9AE}" pid="610" name="ZOTERO_BREF_jSzeIrqOMXvQ_3">
    <vt:lpwstr>cer Susceptibility Gene Mutations Among Patients With Early-Onset Colorectal Cancer","volume":"3","author":[{"family":"Pearlman","given":"Rachel"},{"family":"Frankel","given":"Wendy L."},{"family":"Swanson","given":"Benjamin"},{"family":"Zhao","given":"We</vt:lpwstr>
  </property>
  <property fmtid="{D5CDD505-2E9C-101B-9397-08002B2CF9AE}" pid="611" name="ZOTERO_BREF_jSzeIrqOMXvQ_4">
    <vt:lpwstr>iqiang"},{"family":"Yilmaz","given":"Ahmet"},{"family":"Miller","given":"Kristin"},{"family":"Bacher","given":"Jason"},{"family":"Bigley","given":"Christopher"},{"family":"Nelsen","given":"Lori"},{"family":"Goodfellow","given":"Paul J."},{"family":"Goldbe</vt:lpwstr>
  </property>
  <property fmtid="{D5CDD505-2E9C-101B-9397-08002B2CF9AE}" pid="612" name="ZOTERO_BREF_jSzeIrqOMXvQ_5">
    <vt:lpwstr>rg","given":"Richard M."},{"family":"Paskett","given":"Electra"},{"family":"Shields","given":"Peter G."},{"family":"Freudenheim","given":"Jo L."},{"family":"Stanich","given":"Peter P."},{"family":"Lattimer","given":"Ilene"},{"family":"Arnold","given":"Mar</vt:lpwstr>
  </property>
  <property fmtid="{D5CDD505-2E9C-101B-9397-08002B2CF9AE}" pid="613" name="ZOTERO_BREF_jSzeIrqOMXvQ_6">
    <vt:lpwstr>k"},{"family":"Liyanarachchi","given":"Sandya"},{"family":"Kalady","given":"Matthew"},{"family":"Heald","given":"Brandie"},{"family":"Greenwood","given":"Carla"},{"family":"Paquette","given":"Ian"},{"family":"Prues","given":"Marla"},{"family":"Draper","gi</vt:lpwstr>
  </property>
  <property fmtid="{D5CDD505-2E9C-101B-9397-08002B2CF9AE}" pid="614" name="ZOTERO_BREF_jSzeIrqOMXvQ_7">
    <vt:lpwstr>ven":"David J."},{"family":"Lindeman","given":"Carolyn"},{"family":"Kuebler","given":"J. Philip"},{"family":"Reynolds","given":"Kelly"},{"family":"Brell","given":"Joanna M."},{"family":"Shaper","given":"Amy A."},{"family":"Mahesh","given":"Sameer"},{"fami</vt:lpwstr>
  </property>
  <property fmtid="{D5CDD505-2E9C-101B-9397-08002B2CF9AE}" pid="615" name="ZOTERO_BREF_jSzeIrqOMXvQ_8">
    <vt:lpwstr>ly":"Buie","given":"Nicole"},{"family":"Weeman","given":"Kisa"},{"family":"Shine","given":"Kristin"},{"family":"Haut","given":"Mitchell"},{"family":"Edwards","given":"Joan"},{"family":"Bastola","given":"Shyamal"},{"family":"Wickham","given":"Karen"},{"fam</vt:lpwstr>
  </property>
  <property fmtid="{D5CDD505-2E9C-101B-9397-08002B2CF9AE}" pid="616" name="ZOTERO_BREF_jSzeIrqOMXvQ_9">
    <vt:lpwstr>ily":"Khanduja","given":"Karamjit S."},{"family":"Zacks","given":"Rosemary"},{"family":"Pritchard","given":"Colin C."},{"family":"Shirts","given":"Brian H."},{"family":"Jacobson","given":"Angela"},{"family":"Allen","given":"Brian"},{"family":"De La Chapel</vt:lpwstr>
  </property>
  <property fmtid="{D5CDD505-2E9C-101B-9397-08002B2CF9AE}" pid="617" name="ZOTERO_BREF_kqCmmz4fLZXV_1">
    <vt:lpwstr>ZOTERO_BIBL {"uncited":[],"omitted":[],"custom":[]} CSL_BIBLIOGRAPHY</vt:lpwstr>
  </property>
  <property fmtid="{D5CDD505-2E9C-101B-9397-08002B2CF9AE}" pid="618" name="ZOTERO_BREF_lUDe8AL8kRSa_1">
    <vt:lpwstr>ZOTERO_ITEM CSL_CITATION {"citationID":"eK2JhvpA","properties":{"formattedCitation":"(20)","plainCitation":"(20)","noteIndex":0},"citationItems":[{"id":53,"uris":["http://zotero.org/users/local/WYtZaac4/items/CEJ3GXLI"],"itemData":{"id":53,"type":"article</vt:lpwstr>
  </property>
  <property fmtid="{D5CDD505-2E9C-101B-9397-08002B2CF9AE}" pid="619" name="ZOTERO_BREF_lUDe8AL8kRSa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620" name="ZOTERO_BREF_lUDe8AL8kRSa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621" name="ZOTERO_BREF_lUDe8AL8kRSa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622" name="ZOTERO_BREF_lUDe8AL8kRSa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623" name="ZOTERO_BREF_lUDe8AL8kRSa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624" name="ZOTERO_BREF_lUDe8AL8kRSa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625" name="ZOTERO_BREF_lUDe8AL8kRSa_8">
    <vt:lpwstr>,"page":"185-201","publisher":"Nature Publishing Group","source":"www.nature.com","title":"Sex-specific differences in hypertension and associated cardiovascular disease","volume":"14","author":[{"family":"Colafella","given":"Katrina M. Mirabito"},{"famil</vt:lpwstr>
  </property>
  <property fmtid="{D5CDD505-2E9C-101B-9397-08002B2CF9AE}" pid="626" name="ZOTERO_BREF_lUDe8AL8kRSa_9">
    <vt:lpwstr>y":"Denton","given":"Kate M."}],"issued":{"date-parts":[["2018",3]]}}}],"schema":"https://github.com/citation-style-language/schema/raw/master/csl-citation.json"}</vt:lpwstr>
  </property>
  <property fmtid="{D5CDD505-2E9C-101B-9397-08002B2CF9AE}" pid="627" name="ZOTERO_BREF_llPITefLe6Ia_1">
    <vt:lpwstr>ZOTERO_ITEM CSL_CITATION {"citationID":"N6Mr3UHz","properties":{"formattedCitation":"(26,27)","plainCitation":"(26,27)","noteIndex":0},"citationItems":[{"id":72,"uris":["http://zotero.org/users/local/WYtZaac4/items/D2GG6MW6"],"itemData":{"id":72,"type":"a</vt:lpwstr>
  </property>
  <property fmtid="{D5CDD505-2E9C-101B-9397-08002B2CF9AE}" pid="628" name="ZOTERO_BREF_llPITefLe6Ia_10">
    <vt:lpwstr>of incidence, its determinants, and treatment penetration","title-short":"Incidence of rheumatoid arthritis in Sweden","volume":"65","author":[{"family":"Eriksson","given":"Jonas K."},{"family":"Neovius","given":"Martin"},{"family":"Ernestam","given":"Sof</vt:lpwstr>
  </property>
  <property fmtid="{D5CDD505-2E9C-101B-9397-08002B2CF9AE}" pid="629" name="ZOTERO_BREF_llPITefLe6Ia_11">
    <vt:lpwstr>ia"},{"family":"Lindblad","given":"Staffan"},{"family":"Simard","given":"Julia F."},{"family":"Askling","given":"Johan"}],"issued":{"date-parts":[["2013",6]]}}},{"id":74,"uris":["http://zotero.org/users/local/WYtZaac4/items/8CFLFSJ3"],"itemData":{"id":74,</vt:lpwstr>
  </property>
  <property fmtid="{D5CDD505-2E9C-101B-9397-08002B2CF9AE}" pid="630" name="ZOTERO_BREF_llPITefLe6Ia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631" name="ZOTERO_BREF_llPITefLe6Ia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632" name="ZOTERO_BREF_llPITefLe6Ia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633" name="ZOTERO_BREF_llPITefLe6Ia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634" name="ZOTERO_BREF_llPITefLe6Ia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635" name="ZOTERO_BREF_llPITefLe6Ia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636" name="ZOTERO_BREF_llPITefLe6Ia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637" name="ZOTERO_BREF_llPITefLe6Ia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638" name="ZOTERO_BREF_llPITefLe6Ia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639" name="ZOTERO_BREF_llPITefLe6Ia_20">
    <vt:lpwstr>rising?","volume":"62","author":[{"family":"Myasoedova","given":"Elena"},{"family":"Crowson","given":"Cynthia S."},{"family":"Kremers","given":"Hilal Maradit"},{"family":"Therneau","given":"Terry M."},{"family":"Gabriel","given":"Sherine E."}],"issued":{"</vt:lpwstr>
  </property>
  <property fmtid="{D5CDD505-2E9C-101B-9397-08002B2CF9AE}" pid="640" name="ZOTERO_BREF_llPITefLe6Ia_21">
    <vt:lpwstr>date-parts":[["2010",6]]}}}],"schema":"https://github.com/citation-style-language/schema/raw/master/csl-citation.json"}</vt:lpwstr>
  </property>
  <property fmtid="{D5CDD505-2E9C-101B-9397-08002B2CF9AE}" pid="641" name="ZOTERO_BREF_llPITefLe6Ia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642" name="ZOTERO_BREF_llPITefLe6Ia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643" name="ZOTERO_BREF_llPITefLe6Ia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644" name="ZOTERO_BREF_llPITefLe6Ia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645" name="ZOTERO_BREF_llPITefLe6Ia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646" name="ZOTERO_BREF_llPITefLe6Ia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647" name="ZOTERO_BREF_llPITefLe6Ia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648" name="ZOTERO_BREF_nMpeO2cByAUP_1">
    <vt:lpwstr>ZOTERO_ITEM CSL_CITATION {"citationID":"aWDLK97i","properties":{"formattedCitation":"(26,27)","plainCitation":"(26,27)","noteIndex":0},"citationItems":[{"id":72,"uris":["http://zotero.org/users/local/WYtZaac4/items/D2GG6MW6"],"itemData":{"id":72,"type":"a</vt:lpwstr>
  </property>
  <property fmtid="{D5CDD505-2E9C-101B-9397-08002B2CF9AE}" pid="649" name="ZOTERO_BREF_nMpeO2cByAUP_10">
    <vt:lpwstr>of incidence, its determinants, and treatment penetration","title-short":"Incidence of rheumatoid arthritis in Sweden","volume":"65","author":[{"family":"Eriksson","given":"Jonas K."},{"family":"Neovius","given":"Martin"},{"family":"Ernestam","given":"Sof</vt:lpwstr>
  </property>
  <property fmtid="{D5CDD505-2E9C-101B-9397-08002B2CF9AE}" pid="650" name="ZOTERO_BREF_nMpeO2cByAUP_11">
    <vt:lpwstr>ia"},{"family":"Lindblad","given":"Staffan"},{"family":"Simard","given":"Julia F."},{"family":"Askling","given":"Johan"}],"issued":{"date-parts":[["2013",6]]}}},{"id":74,"uris":["http://zotero.org/users/local/WYtZaac4/items/8CFLFSJ3"],"itemData":{"id":74,</vt:lpwstr>
  </property>
  <property fmtid="{D5CDD505-2E9C-101B-9397-08002B2CF9AE}" pid="651" name="ZOTERO_BREF_nMpeO2cByAUP_12">
    <vt:lpwstr>"type":"article-journal","abstract":"Objective\nTo examine the trends in incidence and prevalence of rheumatoid arthritis (RA) from 1995 to 2007.\n\nMethods\nTo augment our preexisting inception cohort of RA patients (1955-1994), we assembled a population</vt:lpwstr>
  </property>
  <property fmtid="{D5CDD505-2E9C-101B-9397-08002B2CF9AE}" pid="652" name="ZOTERO_BREF_nMpeO2cByAUP_13">
    <vt:lpwstr>-based incidence cohort of individuals aged ≥18 years who first fulfilled ACR 1987 criteria for RA between 1/1/1995 and 12/31/2007 and a cohort of patients with prevalent RA on 1/1/2005. Incidence and prevalence rates were estimated and were age- and sex-</vt:lpwstr>
  </property>
  <property fmtid="{D5CDD505-2E9C-101B-9397-08002B2CF9AE}" pid="653" name="ZOTERO_BREF_nMpeO2cByAUP_14">
    <vt:lpwstr>adjusted to the 2000 US whites. Trends in incidence rates were examined using Poisson regression methods.\n\nResults\nThe 1995-2007 incidence cohort comprised 466 patients (mean age 55.6 years; 66% female; 69% rheumatoid factor positive). The overall age-</vt:lpwstr>
  </property>
  <property fmtid="{D5CDD505-2E9C-101B-9397-08002B2CF9AE}" pid="654" name="ZOTERO_BREF_nMpeO2cByAUP_15">
    <vt:lpwstr> and sex-adjusted annual RA incidence was 40.9/100,000 population. The age-adjusted incidence in women was 53.1/100,000 population,(in men: 27.7/100,000 population). During 1995-2007 there was a moderate increase in RA incidence in women (p=0.02), but not</vt:lpwstr>
  </property>
  <property fmtid="{D5CDD505-2E9C-101B-9397-08002B2CF9AE}" pid="655" name="ZOTERO_BREF_nMpeO2cByAUP_16">
    <vt:lpwstr> in men (p=0.74). The increase was similar among all age groups. The overall age- and sex-adjusted prevalence on 1/1/2005 was 0.72% (95% CI 0.66–0.77) up from 0.62% (95% CI 0.55–0.69) in 1995 (p&lt;0.001). Applying the 1/1/2005 prevalence to the US 2005 popu</vt:lpwstr>
  </property>
  <property fmtid="{D5CDD505-2E9C-101B-9397-08002B2CF9AE}" pid="656" name="ZOTERO_BREF_nMpeO2cByAUP_17">
    <vt:lpwstr>lation, an estimated 1.5 million US adults are affected by RA. This is up from the 1.3 million reported previously.\n\nConclusion\nThe incidence of RA appears to be rising in women during 1995-2007 period. The reasons for this recent increase in incidence</vt:lpwstr>
  </property>
  <property fmtid="{D5CDD505-2E9C-101B-9397-08002B2CF9AE}" pid="657" name="ZOTERO_BREF_nMpeO2cByAUP_18">
    <vt:lpwstr> are unknown, but environmental factors may play a role. A corresponding increase in prevalence of RA was also found.","container-title":"Arthritis and rheumatism","DOI":"10.1002/art.27425","ISSN":"0004-3591","issue":"6","journalAbbreviation":"Arthritis R</vt:lpwstr>
  </property>
  <property fmtid="{D5CDD505-2E9C-101B-9397-08002B2CF9AE}" pid="658" name="ZOTERO_BREF_nMpeO2cByAUP_19">
    <vt:lpwstr>heum","page":"1576-1582","PMID":"20191579","PMCID":"PMC2929692","source":"PubMed Central","title":"Is the incidence of rheumatoid arthritis rising? Results from Olmsted County, Minnesota, 1955-2007","title-short":"Is the incidence of rheumatoid arthritis </vt:lpwstr>
  </property>
  <property fmtid="{D5CDD505-2E9C-101B-9397-08002B2CF9AE}" pid="659" name="ZOTERO_BREF_nMpeO2cByAUP_2">
    <vt:lpwstr>rticle-journal","abstract":"OBJECTIVE: To estimate the nationwide incidence of rheumatoid arthritis (RA) in Sweden, including its variation across age, sex, geography, and demography, and to describe the sensitivity of register-based incidence estimates t</vt:lpwstr>
  </property>
  <property fmtid="{D5CDD505-2E9C-101B-9397-08002B2CF9AE}" pid="660" name="ZOTERO_BREF_nMpeO2cByAUP_20">
    <vt:lpwstr>rising?","volume":"62","author":[{"family":"Myasoedova","given":"Elena"},{"family":"Crowson","given":"Cynthia S."},{"family":"Kremers","given":"Hilal Maradit"},{"family":"Therneau","given":"Terry M."},{"family":"Gabriel","given":"Sherine E."}],"issued":{"</vt:lpwstr>
  </property>
  <property fmtid="{D5CDD505-2E9C-101B-9397-08002B2CF9AE}" pid="661" name="ZOTERO_BREF_nMpeO2cByAUP_21">
    <vt:lpwstr>date-parts":[["2010",6]]}}}],"schema":"https://github.com/citation-style-language/schema/raw/master/csl-citation.json"}</vt:lpwstr>
  </property>
  <property fmtid="{D5CDD505-2E9C-101B-9397-08002B2CF9AE}" pid="662" name="ZOTERO_BREF_nMpeO2cByAUP_3">
    <vt:lpwstr>o different RA case definitions.\nMETHODS: Incident RA patients were identified using the Swedish National Patient Register. In the base case, incident RA was defined as first-ever inpatient or nonprimary outpatient care visit listing an RA diagnosis in 2</vt:lpwstr>
  </property>
  <property fmtid="{D5CDD505-2E9C-101B-9397-08002B2CF9AE}" pid="663" name="ZOTERO_BREF_nMpeO2cByAUP_4">
    <vt:lpwstr>006-2008, with a second visit listing RA within 1 year. Patients prescribed disease-modifying antirheumatic drugs more than 6 months prior to the first visit listing RA were not regarded as incident. The robustness of this definition was evaluated by more</vt:lpwstr>
  </property>
  <property fmtid="{D5CDD505-2E9C-101B-9397-08002B2CF9AE}" pid="664" name="ZOTERO_BREF_nMpeO2cByAUP_5">
    <vt:lpwstr> liberal and strict criteria, and by penetration of antirheumatic treatment.\nRESULTS: Between 2006 and 2008, 8,826 individuals were identified as incident RA patients. The overall incidence was 41 per 100,000 (56 for women, 25 for men). The incidence inc</vt:lpwstr>
  </property>
  <property fmtid="{D5CDD505-2E9C-101B-9397-08002B2CF9AE}" pid="665" name="ZOTERO_BREF_nMpeO2cByAUP_6">
    <vt:lpwstr>reased with age and peaked in the 70-79 years age group for both women and men. The age- and sex-standardized incidences were lower in densely populated areas and in individuals with high educational level. No geographic trends were noted. More liberal an</vt:lpwstr>
  </property>
  <property fmtid="{D5CDD505-2E9C-101B-9397-08002B2CF9AE}" pid="666" name="ZOTERO_BREF_nMpeO2cByAUP_7">
    <vt:lpwstr>d strict definitions of RA only altered the observed incidence by approximately 14%.\nCONCLUSION: The overall nationwide register-based incidence of RA was robust across different case definitions. In a country with universal access to care, RA displayed </vt:lpwstr>
  </property>
  <property fmtid="{D5CDD505-2E9C-101B-9397-08002B2CF9AE}" pid="667" name="ZOTERO_BREF_nMpeO2cByAUP_8">
    <vt:lpwstr>demographic and socioeconomic, but no geographic, variations in incidence, and peaks at an older age than most commonly reported, with no difference in peak age at RA onset between sexes.","container-title":"Arthritis Care &amp; Research","DOI":"10.1002/acr.2</vt:lpwstr>
  </property>
  <property fmtid="{D5CDD505-2E9C-101B-9397-08002B2CF9AE}" pid="668" name="ZOTERO_BREF_nMpeO2cByAUP_9">
    <vt:lpwstr>1900","ISSN":"2151-4658","issue":"6","journalAbbreviation":"Arthritis Care Res (Hoboken)","language":"eng","page":"870-878","PMID":"23281173","source":"PubMed","title":"Incidence of rheumatoid arthritis in Sweden: a nationwide population-based assessment </vt:lpwstr>
  </property>
  <property fmtid="{D5CDD505-2E9C-101B-9397-08002B2CF9AE}" pid="669" name="ZOTERO_BREF_nlN0beMCuSOe_1">
    <vt:lpwstr>ZOTERO_ITEM CSL_CITATION {"citationID":"1hx6gwSU","properties":{"formattedCitation":"(25)","plainCitation":"(25)","noteIndex":0},"citationItems":[{"id":67,"uris":["http://zotero.org/users/local/WYtZaac4/items/XK5DBHDG"],"itemData":{"id":67,"type":"article</vt:lpwstr>
  </property>
  <property fmtid="{D5CDD505-2E9C-101B-9397-08002B2CF9AE}" pid="670" name="ZOTERO_BREF_nlN0beMCuSOe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671" name="ZOTERO_BREF_nlN0beMCuSOe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672" name="ZOTERO_BREF_nlN0beMCuSOe_12">
    <vt:lpwstr>"15","author":[{"family":"Shivashankar","given":"Raina"},{"family":"Tremaine","given":"William J."},{"family":"Harmsen","given":"W. Scott"},{"family":"Loftus","given":"Edward V."}],"issued":{"date-parts":[["2017",6]]}}}],"schema":"https://github.com/citat</vt:lpwstr>
  </property>
  <property fmtid="{D5CDD505-2E9C-101B-9397-08002B2CF9AE}" pid="673" name="ZOTERO_BREF_nlN0beMCuSOe_13">
    <vt:lpwstr>ion-style-language/schema/raw/master/csl-citation.json"}</vt:lpwstr>
  </property>
  <property fmtid="{D5CDD505-2E9C-101B-9397-08002B2CF9AE}" pid="674" name="ZOTERO_BREF_nlN0beMCuSOe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675" name="ZOTERO_BREF_nlN0beMCuSOe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676" name="ZOTERO_BREF_nlN0beMCuSOe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677" name="ZOTERO_BREF_nlN0beMCuSOe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678" name="ZOTERO_BREF_nlN0beMCuSOe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679" name="ZOTERO_BREF_nlN0beMCuSOe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680" name="ZOTERO_BREF_nlN0beMCuSOe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681" name="ZOTERO_BREF_nlN0beMCuSOe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682" name="ZOTERO_BREF_otooUh6H25Fc_1">
    <vt:lpwstr>ZOTERO_ITEM CSL_CITATION {"citationID":"y3AAuici","properties":{"formattedCitation":"(13)","plainCitation":"(13)","noteIndex":0},"citationItems":[{"id":34,"uris":["http://zotero.org/users/local/WYtZaac4/items/WARK2WCS"],"itemData":{"id":34,"type":"article</vt:lpwstr>
  </property>
  <property fmtid="{D5CDD505-2E9C-101B-9397-08002B2CF9AE}" pid="683" name="ZOTERO_BREF_otooUh6H25Fc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684" name="ZOTERO_BREF_otooUh6H25Fc_11">
    <vt:lpwstr>ge":"480-492","PMID":"30214863","PMCID":"PMC6129826","source":"PubMed Central","title":"Air pollution and telomere length: a systematic review of 12,058 subjects","title-short":"Air pollution and telomere length","volume":"8","author":[{"family":"Zhao","g</vt:lpwstr>
  </property>
  <property fmtid="{D5CDD505-2E9C-101B-9397-08002B2CF9AE}" pid="685" name="ZOTERO_BREF_otooUh6H25Fc_12">
    <vt:lpwstr>iven":"Bing"},{"family":"Vo","given":"Ha Q."},{"family":"Johnston","given":"Fay H."},{"family":"Negishi","given":"Kazuaki"}],"issued":{"date-parts":[["2018",8]]}}}],"schema":"https://github.com/citation-style-language/schema/raw/master/csl-citation.json"}</vt:lpwstr>
  </property>
  <property fmtid="{D5CDD505-2E9C-101B-9397-08002B2CF9AE}" pid="686" name="ZOTERO_BREF_otooUh6H25Fc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687" name="ZOTERO_BREF_otooUh6H25Fc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688" name="ZOTERO_BREF_otooUh6H25Fc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689" name="ZOTERO_BREF_otooUh6H25Fc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690" name="ZOTERO_BREF_otooUh6H25Fc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691" name="ZOTERO_BREF_otooUh6H25Fc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692" name="ZOTERO_BREF_otooUh6H25Fc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693" name="ZOTERO_BREF_otooUh6H25Fc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694" name="ZOTERO_BREF_q1ugk7jklzjs_1">
    <vt:lpwstr>ZOTERO_ITEM CSL_CITATION {"citationID":"zaN8xuaC","properties":{"formattedCitation":"(35)","plainCitation":"(35)","noteIndex":0},"citationItems":[{"id":91,"uris":["http://zotero.org/users/local/WYtZaac4/items/PR2Z2ULP"],"itemData":{"id":91,"type":"article</vt:lpwstr>
  </property>
  <property fmtid="{D5CDD505-2E9C-101B-9397-08002B2CF9AE}" pid="695" name="ZOTERO_BREF_q1ugk7jklzjs_2">
    <vt:lpwstr>-journal","container-title":"JCO precision oncology","DOI":"10.1200/PO.22.00582","ISSN":"2473-4284","journalAbbreviation":"JCO Precis Oncol","language":"eng","page":"e2200582","PMID":"36848605","PMCID":"PMC10309575","source":"PubMed","title":"Olaparib in </vt:lpwstr>
  </property>
  <property fmtid="{D5CDD505-2E9C-101B-9397-08002B2CF9AE}" pid="696" name="ZOTERO_BREF_q1ugk7jklzjs_3">
    <vt:lpwstr>the Setting of Radiotherapy-Associated Sarcoma: What Can Precision Medicine Offer For Rare Cancers?","title-short":"Olaparib in the Setting of Radiotherapy-Associated Sarcoma","volume":"7","author":[{"family":"Hamdan","given":"Diaddin"},{"family":"Marisa"</vt:lpwstr>
  </property>
  <property fmtid="{D5CDD505-2E9C-101B-9397-08002B2CF9AE}" pid="697" name="ZOTERO_BREF_q1ugk7jklzjs_4">
    <vt:lpwstr>,"given":"Laetitia"},{"family":"Tlemsani","given":"Camille"},{"family":"Angeli","given":"Eurydice"},{"family":"Soussan","given":"Michael"},{"family":"Derive","given":"Nicolas"},{"family":"Laurent-Puig","given":"Pierre"},{"family":"Bousquet","given":"Guilh</vt:lpwstr>
  </property>
  <property fmtid="{D5CDD505-2E9C-101B-9397-08002B2CF9AE}" pid="698" name="ZOTERO_BREF_q1ugk7jklzjs_5">
    <vt:lpwstr>em"}],"issued":{"date-parts":[["2023",2]]}}}],"schema":"https://github.com/citation-style-language/schema/raw/master/csl-citation.json"}</vt:lpwstr>
  </property>
  <property fmtid="{D5CDD505-2E9C-101B-9397-08002B2CF9AE}" pid="699" name="ZOTERO_BREF_sKtIpBEva7g9_1">
    <vt:lpwstr>ZOTERO_ITEM CSL_CITATION {"citationID":"cQDVVB1r","properties":{"formattedCitation":"(20,21)","plainCitation":"(20,21)","noteIndex":0},"citationItems":[{"id":53,"uris":["http://zotero.org/users/local/WYtZaac4/items/CEJ3GXLI"],"itemData":{"id":53,"type":"a</vt:lpwstr>
  </property>
  <property fmtid="{D5CDD505-2E9C-101B-9397-08002B2CF9AE}" pid="700" name="ZOTERO_BREF_sKtIpBEva7g9_10">
    <vt:lpwstr>isease (CVD) imposes a significant societal burden and challenges prevention efforts.\n\nMethods and Results\nTrends in the incidence of premature CVD (before age 55, 60, or 65 years, separate analysis for each threshold) were evaluated in 14 464 Framingh</vt:lpwstr>
  </property>
  <property fmtid="{D5CDD505-2E9C-101B-9397-08002B2CF9AE}" pid="701" name="ZOTERO_BREF_sKtIpBEva7g9_11">
    <vt:lpwstr>am Heart Study participants over 7 decades of observation (1950–2019). The change in the incidence of premature CVD (per decade) in men and women was assessed using overdispersed Poisson regression (accounting for cohort effects), adjusting for age at ent</vt:lpwstr>
  </property>
  <property fmtid="{D5CDD505-2E9C-101B-9397-08002B2CF9AE}" pid="702" name="ZOTERO_BREF_sKtIpBEva7g9_12">
    <vt:lpwstr>ry and age at onset of premature CVD within each decade. CVD was defined as a composite of fatal or nonfatal coronary heart disease, stroke or transient ischemic attack, peripheral vascular disease, and heart failure. There were 2223 first CVD events (832</vt:lpwstr>
  </property>
  <property fmtid="{D5CDD505-2E9C-101B-9397-08002B2CF9AE}" pid="703" name="ZOTERO_BREF_sKtIpBEva7g9_13">
    <vt:lpwstr> in women) before age 65 years during 282 481 person‐years of observations (154 587 in women) between 1950 and 2019. The age‐adjusted CVD incidence before age 65 years decreased from 14.8 per 1000 person‐years (1950–1959) to 4.69 per 1000 person‐years (20</vt:lpwstr>
  </property>
  <property fmtid="{D5CDD505-2E9C-101B-9397-08002B2CF9AE}" pid="704" name="ZOTERO_BREF_sKtIpBEva7g9_14">
    <vt:lpwstr>10–2019) in men and from 7.23 per 1000 person‐years (1950–1959) to 1.73 per 1000 person‐years (2010–2019) in women. In adjusted analyses, the incidence of premature CVD decreased per decade in men (18.4% [95% CI, 12.0%–24.0%], for onset before age 55 year</vt:lpwstr>
  </property>
  <property fmtid="{D5CDD505-2E9C-101B-9397-08002B2CF9AE}" pid="705" name="ZOTERO_BREF_sKtIpBEva7g9_15">
    <vt:lpwstr>s; 19.5% [95% CI, 12.0%–27.0%], for onset before age 60 years; 21.3% [95% CI, 16.0%–27.0%], for onset before age 65 years) and women (15.1% [95% CI, 7.0%–22.0%], for onset before age 55 years; 14.0% [95% CI, 6.0%–22.0%], for onset before age 60 years; 18.</vt:lpwstr>
  </property>
  <property fmtid="{D5CDD505-2E9C-101B-9397-08002B2CF9AE}" pid="706" name="ZOTERO_BREF_sKtIpBEva7g9_16">
    <vt:lpwstr>2% [95% CI, 12.0%–24.0%], for onset before age 65 years). The decline in premature CVD was accompanied by a reduction in smoking and increased use of lipid‐lowering treatments across the decades. Incidence of premature coronary heart disease decreased, wh</vt:lpwstr>
  </property>
  <property fmtid="{D5CDD505-2E9C-101B-9397-08002B2CF9AE}" pid="707" name="ZOTERO_BREF_sKtIpBEva7g9_17">
    <vt:lpwstr>ereas the contribution of stroke to premature CVD burden increased over time.\n\nConclusions\nThe incidence of premature CVD has decreased among White adults in the Framingham cohort over the past 70 years; the residual burden of premature stroke warrants</vt:lpwstr>
  </property>
  <property fmtid="{D5CDD505-2E9C-101B-9397-08002B2CF9AE}" pid="708" name="ZOTERO_BREF_sKtIpBEva7g9_18">
    <vt:lpwstr> further study. Additional studies of trends in premature CVD in more racially and geographically diverse populations are warranted to elucidate the generalizability of these findings.","container-title":"Journal of the American Heart Association: Cardiov</vt:lpwstr>
  </property>
  <property fmtid="{D5CDD505-2E9C-101B-9397-08002B2CF9AE}" pid="709" name="ZOTERO_BREF_sKtIpBEva7g9_19">
    <vt:lpwstr>ascular and Cerebrovascular Disease","DOI":"10.1161/JAHA.122.026497","ISSN":"2047-9980","issue":"19","journalAbbreviation":"J Am Heart Assoc","page":"e026497","PMID":"36172970","PMCID":"PMC9673696","source":"PubMed Central","title":"Temporal Trends in Inc</vt:lpwstr>
  </property>
  <property fmtid="{D5CDD505-2E9C-101B-9397-08002B2CF9AE}" pid="710" name="ZOTERO_BREF_sKtIpBEva7g9_2">
    <vt:lpwstr>rticle-journal","abstract":"Although blood pressure (BP) is lower in women than in men during the reproductive years, 50% of all cardiovascular disease (CVD)-related deaths occur in women, resulting in a greater incidence of CVD in older women than in age</vt:lpwstr>
  </property>
  <property fmtid="{D5CDD505-2E9C-101B-9397-08002B2CF9AE}" pid="711" name="ZOTERO_BREF_sKtIpBEva7g9_20">
    <vt:lpwstr>idence of Premature Cardiovascular Disease Over the Past 7 Decades: The Framingham Heart Study","title-short":"Temporal Trends in Incidence of Premature Cardiovascular Disease Over the Past 7 Decades","volume":"11","author":[{"family":"Vasan","given":"Ram</vt:lpwstr>
  </property>
  <property fmtid="{D5CDD505-2E9C-101B-9397-08002B2CF9AE}" pid="712" name="ZOTERO_BREF_sKtIpBEva7g9_21">
    <vt:lpwstr>achandran S."},{"family":"Song","given":"Rebecca J."},{"family":"Heuvel","given":"Edwin R.","non-dropping-particle":"van den"}],"issued":{"date-parts":[["2022",9,29]]}}}],"schema":"https://github.com/citation-style-language/schema/raw/master/csl-citation.</vt:lpwstr>
  </property>
  <property fmtid="{D5CDD505-2E9C-101B-9397-08002B2CF9AE}" pid="713" name="ZOTERO_BREF_sKtIpBEva7g9_22">
    <vt:lpwstr>json"}</vt:lpwstr>
  </property>
  <property fmtid="{D5CDD505-2E9C-101B-9397-08002B2CF9AE}" pid="714" name="ZOTERO_BREF_sKtIpBEva7g9_3">
    <vt:lpwstr>-matched men.The same mechanisms that regulate BP and cardiovascular function are present in both men and women, but these systems are shifted towards cardioprotective pathways in women between puberty and menopause.Sex hormones such as oestrogen and test</vt:lpwstr>
  </property>
  <property fmtid="{D5CDD505-2E9C-101B-9397-08002B2CF9AE}" pid="715" name="ZOTERO_BREF_sKtIpBEva7g9_4">
    <vt:lpwstr>osterone have a role in cardioprotection by modulating vasodilator and vasoconstrictor pathways, including the renin–angiotensin–aldosterone system (RAAS) and the endothelin system.The sex chromosome complement can act independently of sex hormone effects</vt:lpwstr>
  </property>
  <property fmtid="{D5CDD505-2E9C-101B-9397-08002B2CF9AE}" pid="716" name="ZOTERO_BREF_sKtIpBEva7g9_5">
    <vt:lpwstr>, which results in sex-specific, age-specific and tissue-specific differences in gene transcription.Obesity affects more women than men; as obesity is associated with a loss of cardioprotection, CVD occurs at an earlier age in obese women than in lean wom</vt:lpwstr>
  </property>
  <property fmtid="{D5CDD505-2E9C-101B-9397-08002B2CF9AE}" pid="717" name="ZOTERO_BREF_sKtIpBEva7g9_6">
    <vt:lpwstr>en.Women have a longer lifespan than men and develop age-related and CVD-related pathologies later in life; these beneficial outcomes might be due in part to sex differences in cell injury and repair pathways that delay the chronic accumulation of senesce</vt:lpwstr>
  </property>
  <property fmtid="{D5CDD505-2E9C-101B-9397-08002B2CF9AE}" pid="718" name="ZOTERO_BREF_sKtIpBEva7g9_7">
    <vt:lpwstr>nt cells, end-organ damage and the progression of CVD.","container-title":"Nature Reviews Nephrology","DOI":"10.1038/nrneph.2017.189","ISSN":"1759-507X","issue":"3","journalAbbreviation":"Nat Rev Nephrol","language":"en","license":"2018 Springer Nature Li</vt:lpwstr>
  </property>
  <property fmtid="{D5CDD505-2E9C-101B-9397-08002B2CF9AE}" pid="719" name="ZOTERO_BREF_sKtIpBEva7g9_8">
    <vt:lpwstr>mited","page":"185-201","publisher":"Nature Publishing Group","source":"www.nature.com","title":"Sex-specific differences in hypertension and associated cardiovascular disease","volume":"14","author":[{"family":"Colafella","given":"Katrina M. Mirabito"},{</vt:lpwstr>
  </property>
  <property fmtid="{D5CDD505-2E9C-101B-9397-08002B2CF9AE}" pid="720" name="ZOTERO_BREF_sKtIpBEva7g9_9">
    <vt:lpwstr>"family":"Denton","given":"Kate M."}],"issued":{"date-parts":[["2018",3]]}}},{"id":54,"uris":["http://zotero.org/users/local/WYtZaac4/items/MKNQXPSW"],"itemData":{"id":54,"type":"article-journal","abstract":"Background\nPremature onset of cardiovascular d</vt:lpwstr>
  </property>
  <property fmtid="{D5CDD505-2E9C-101B-9397-08002B2CF9AE}" pid="721" name="ZOTERO_BREF_tmvrvg3wOxFY_1">
    <vt:lpwstr>ZOTERO_ITEM CSL_CITATION {"citationID":"RTy9oU2O","properties":{"formattedCitation":"(23)","plainCitation":"(23)","noteIndex":0},"citationItems":[{"id":61,"uris":["http://zotero.org/users/local/WYtZaac4/items/MA2MG2LN"],"itemData":{"id":61,"type":"article</vt:lpwstr>
  </property>
  <property fmtid="{D5CDD505-2E9C-101B-9397-08002B2CF9AE}" pid="722" name="ZOTERO_BREF_tmvrvg3wOxFY_10">
    <vt:lpwstr>{"family":"Kaplan","given":"Lee M."},{"family":"Laferrère","given":"Blandine"},{"family":"Laville","given":"Martine"},{"family":"Lim","given":"Soo"},{"family":"Fuentes","given":"Jesús R. Luna"},{"family":"Mooney","given":"Vicki M."},{"family":"Nadglowski"</vt:lpwstr>
  </property>
  <property fmtid="{D5CDD505-2E9C-101B-9397-08002B2CF9AE}" pid="723" name="ZOTERO_BREF_tmvrvg3wOxFY_11">
    <vt:lpwstr>,"given":"Joseph"},{"family":"Urudinachi","given":"Agbo"},{"family":"Olszanecka-Glinianowicz","given":"Magdalena"},{"family":"Pan","given":"An"},{"family":"Pattou","given":"Francois"},{"family":"Schauer","given":"Philip R."},{"family":"Tschöp","given":"Ma</vt:lpwstr>
  </property>
  <property fmtid="{D5CDD505-2E9C-101B-9397-08002B2CF9AE}" pid="724" name="ZOTERO_BREF_tmvrvg3wOxFY_12">
    <vt:lpwstr>tthias H."},{"family":"Merwe","given":"Maria T.","dropping-particle":"van der"},{"family":"Vettor","given":"Roberto"},{"family":"Mingrone","given":"Geltrude"}],"issued":{"date-parts":[["2025",3,1]]}}}],"schema":"https://github.com/citation-style-language/</vt:lpwstr>
  </property>
  <property fmtid="{D5CDD505-2E9C-101B-9397-08002B2CF9AE}" pid="725" name="ZOTERO_BREF_tmvrvg3wOxFY_13">
    <vt:lpwstr>schema/raw/master/csl-citation.json"}</vt:lpwstr>
  </property>
  <property fmtid="{D5CDD505-2E9C-101B-9397-08002B2CF9AE}" pid="726" name="ZOTERO_BREF_tmvrvg3wOxFY_2">
    <vt:lpwstr>-journal","container-title":"The Lancet Diabetes &amp; Endocrinology","DOI":"10.1016/S2213-8587(24)00316-4","ISSN":"2213-8587, 2213-8595","issue":"3","journalAbbreviation":"The Lancet Diabetes &amp; Endocrinology","language":"English","page":"221-262","PMID":"398</vt:lpwstr>
  </property>
  <property fmtid="{D5CDD505-2E9C-101B-9397-08002B2CF9AE}" pid="727" name="ZOTERO_BREF_tmvrvg3wOxFY_3">
    <vt:lpwstr>24205","publisher":"Elsevier","source":"www.thelancet.com","title":"Definition and diagnostic criteria of clinical obesity","volume":"13","author":[{"family":"Rubino","given":"Francesco"},{"family":"Cummings","given":"David E."},{"family":"Eckel","given":</vt:lpwstr>
  </property>
  <property fmtid="{D5CDD505-2E9C-101B-9397-08002B2CF9AE}" pid="728" name="ZOTERO_BREF_tmvrvg3wOxFY_4">
    <vt:lpwstr>"Robert H."},{"family":"Cohen","given":"Ricardo V."},{"family":"Wilding","given":"John P. H."},{"family":"Brown","given":"Wendy A."},{"family":"Stanford","given":"Fatima Cody"},{"family":"Batterham","given":"Rachel L."},{"family":"Farooqi","given":"I. Sad</vt:lpwstr>
  </property>
  <property fmtid="{D5CDD505-2E9C-101B-9397-08002B2CF9AE}" pid="729" name="ZOTERO_BREF_tmvrvg3wOxFY_5">
    <vt:lpwstr>af"},{"family":"Farpour-Lambert","given":"Nathalie J."},{"family":"Roux","given":"Carel W.","dropping-particle":"le"},{"family":"Sattar","given":"Naveed"},{"family":"Baur","given":"Louise A."},{"family":"Morrison","given":"Katherine M."},{"family":"Misra"</vt:lpwstr>
  </property>
  <property fmtid="{D5CDD505-2E9C-101B-9397-08002B2CF9AE}" pid="730" name="ZOTERO_BREF_tmvrvg3wOxFY_6">
    <vt:lpwstr>,"given":"Anoop"},{"family":"Kadowaki","given":"Takashi"},{"family":"Tham","given":"Kwang Wei"},{"family":"Sumithran","given":"Priya"},{"family":"Garvey","given":"W. Timothy"},{"family":"Kirwan","given":"John P."},{"family":"Fernández-Real","given":"José-</vt:lpwstr>
  </property>
  <property fmtid="{D5CDD505-2E9C-101B-9397-08002B2CF9AE}" pid="731" name="ZOTERO_BREF_tmvrvg3wOxFY_7">
    <vt:lpwstr>Manuel"},{"family":"Corkey","given":"Barbara E."},{"family":"Toplak","given":"Hermann"},{"family":"Kokkinos","given":"Alexander"},{"family":"Kushner","given":"Robert F."},{"family":"Branca","given":"Francesco"},{"family":"Valabhji","given":"Jonathan"},{"f</vt:lpwstr>
  </property>
  <property fmtid="{D5CDD505-2E9C-101B-9397-08002B2CF9AE}" pid="732" name="ZOTERO_BREF_tmvrvg3wOxFY_8">
    <vt:lpwstr>amily":"Blüher","given":"Matthias"},{"family":"Bornstein","given":"Stefan R."},{"family":"Grill","given":"Harvey J."},{"family":"Ravussin","given":"Eric"},{"family":"Gregg","given":"Edward"},{"family":"Busaidi","given":"Noor B. Al"},{"family":"Alfaris","g</vt:lpwstr>
  </property>
  <property fmtid="{D5CDD505-2E9C-101B-9397-08002B2CF9AE}" pid="733" name="ZOTERO_BREF_tmvrvg3wOxFY_9">
    <vt:lpwstr>iven":"Nasreen F."},{"family":"Ozairi","given":"Ebaa Al"},{"family":"Carlsson","given":"Lena M. S."},{"family":"Clément","given":"Karine"},{"family":"Després","given":"Jean-Pierre"},{"family":"Dixon","given":"John B."},{"family":"Galea","given":"Gauden"},</vt:lpwstr>
  </property>
  <property fmtid="{D5CDD505-2E9C-101B-9397-08002B2CF9AE}" pid="734" name="ZOTERO_BREF_tq0BPNMNfQwI_1">
    <vt:lpwstr>ZOTERO_ITEM CSL_CITATION {"citationID":"5CBD0coF","properties":{"formattedCitation":"(25)","plainCitation":"(25)","noteIndex":0},"citationItems":[{"id":67,"uris":["http://zotero.org/users/local/WYtZaac4/items/XK5DBHDG"],"itemData":{"id":67,"type":"article</vt:lpwstr>
  </property>
  <property fmtid="{D5CDD505-2E9C-101B-9397-08002B2CF9AE}" pid="735" name="ZOTERO_BREF_tq0BPNMNfQwI_10">
    <vt:lpwstr>ns in the US with IBD.","container-title":"Clinical gastroenterology and hepatology : the official clinical practice journal of the American Gastroenterological Association","DOI":"10.1016/j.cgh.2016.10.039","ISSN":"1542-3565","issue":"6","journalAbbrevia</vt:lpwstr>
  </property>
  <property fmtid="{D5CDD505-2E9C-101B-9397-08002B2CF9AE}" pid="736" name="ZOTERO_BREF_tq0BPNMNfQwI_11">
    <vt:lpwstr>tion":"Clin Gastroenterol Hepatol","page":"857-863","PMID":"27856364","PMCID":"PMC5429988","source":"PubMed Central","title":"Incidence and Prevalence of Crohn's Disease and Ulcerative Colitis in Olmsted County, Minnesota From 1970 Through 2010","volume":</vt:lpwstr>
  </property>
  <property fmtid="{D5CDD505-2E9C-101B-9397-08002B2CF9AE}" pid="737" name="ZOTERO_BREF_tq0BPNMNfQwI_12">
    <vt:lpwstr>"15","author":[{"family":"Shivashankar","given":"Raina"},{"family":"Tremaine","given":"William J."},{"family":"Harmsen","given":"W. Scott"},{"family":"Loftus","given":"Edward V."}],"issued":{"date-parts":[["2017",6]]}}}],"schema":"https://github.com/citat</vt:lpwstr>
  </property>
  <property fmtid="{D5CDD505-2E9C-101B-9397-08002B2CF9AE}" pid="738" name="ZOTERO_BREF_tq0BPNMNfQwI_13">
    <vt:lpwstr>ion-style-language/schema/raw/master/csl-citation.json"}</vt:lpwstr>
  </property>
  <property fmtid="{D5CDD505-2E9C-101B-9397-08002B2CF9AE}" pid="739" name="ZOTERO_BREF_tq0BPNMNfQwI_2">
    <vt:lpwstr>-journal","abstract":"Background &amp; Aims\nThe incidence and prevalence of inflammatory bowel diseases (IBD) continue to increase worldwide. We sought to update incidence rates of Crohn's disease (CD) and ulcerative colitis (UC) in a well-defined United Sta</vt:lpwstr>
  </property>
  <property fmtid="{D5CDD505-2E9C-101B-9397-08002B2CF9AE}" pid="740" name="ZOTERO_BREF_tq0BPNMNfQwI_3">
    <vt:lpwstr>tes (US) population, calculating values for Olmsted County, Minnesota through 2010. We also calculated prevalence values.\n\nMethods\nThe resources of the Rochester Epidemiology Project were used to identify county residents who were diagnosed with IBD (C</vt:lpwstr>
  </property>
  <property fmtid="{D5CDD505-2E9C-101B-9397-08002B2CF9AE}" pid="741" name="ZOTERO_BREF_tq0BPNMNfQwI_4">
    <vt:lpwstr>D or UC), based on previously set criteria. Those with new diagnoses of CD or UC between 1970 and 2010 were identified as incidence cases, and those meeting diagnostic criteria on January 1, 2011 were identified as prevalence cases. Incidence rates were e</vt:lpwstr>
  </property>
  <property fmtid="{D5CDD505-2E9C-101B-9397-08002B2CF9AE}" pid="742" name="ZOTERO_BREF_tq0BPNMNfQwI_5">
    <vt:lpwstr>stimated (adjusted for age and sex to the US white population in 2010). Trends in incidence based on age at diagnosis, sex, and year of diagnosis were evaluated by Poisson regression.\n\nResults\nThe incidence cohort included 410 CD patients (51% female) </vt:lpwstr>
  </property>
  <property fmtid="{D5CDD505-2E9C-101B-9397-08002B2CF9AE}" pid="743" name="ZOTERO_BREF_tq0BPNMNfQwI_6">
    <vt:lpwstr>and 483 individuals with UC (56% male). Median age of diagnosis was 29.5 years for persons with CD (range, 4–93 years) and 34.9 years for UC (range, 1–91 years). From 2000 through 2010, the adjusted annual incidence rate for CD was 10.7 cases per 100,000 </vt:lpwstr>
  </property>
  <property fmtid="{D5CDD505-2E9C-101B-9397-08002B2CF9AE}" pid="744" name="ZOTERO_BREF_tq0BPNMNfQwI_7">
    <vt:lpwstr>person-years (95% CI, 9.1–12.3 person-years) and for UC was 12.2 per 100,000 (95% CI, 10.5–14.0 person-years). On January 1, 2011, there were 380 residents with CD, with an adjusted prevalence of 246.7 cases per 100,000 persons (95% CI, 221.7–271.8 cases </vt:lpwstr>
  </property>
  <property fmtid="{D5CDD505-2E9C-101B-9397-08002B2CF9AE}" pid="745" name="ZOTERO_BREF_tq0BPNMNfQwI_8">
    <vt:lpwstr>per 100,000 persons), and 435 residents with UC, with an adjusted prevalence of 286.3 (95% CI, 259.1–313.5 cases per 100,000 persons). Male sex was significantly associated with a higher incidence rate of UC, and younger age was significantly associated w</vt:lpwstr>
  </property>
  <property fmtid="{D5CDD505-2E9C-101B-9397-08002B2CF9AE}" pid="746" name="ZOTERO_BREF_tq0BPNMNfQwI_9">
    <vt:lpwstr>ith a higher incidence rate of CD.\n\nConclusion\nEstimated incidence rates for UC and CD in Olmsted County are among the highest in the US. Extrapolating the adjusted prevalence to the most recent US Census, there could be approximately 1.6 million perso</vt:lpwstr>
  </property>
  <property fmtid="{D5CDD505-2E9C-101B-9397-08002B2CF9AE}" pid="747" name="ZOTERO_BREF_uZEICLfbjH9f_1">
    <vt:lpwstr>ZOTERO_ITEM CSL_CITATION {"citationID":"l6eKLKvG","properties":{"formattedCitation":"(14\\uc0\\u8211{}23)","plainCitation":"(14–23)","noteIndex":0},"citationItems":[{"id":115,"uris":["http://zotero.org/users/local/WYtZaac4/items/6P8DP5B4"],"itemData":{"id</vt:lpwstr>
  </property>
  <property fmtid="{D5CDD505-2E9C-101B-9397-08002B2CF9AE}" pid="748" name="ZOTERO_BREF_uZEICLfbjH9f_10">
    <vt:lpwstr>ted for sampling in the risk set definition and in the model.\n\nResults\nThe rs8192678 PGC-1α SNP was not associated with the risk of PD. However, an association of the PGC-1α rs8192678 GG variant with longevity was seen in control subjects (p = 0.019). </vt:lpwstr>
  </property>
  <property fmtid="{D5CDD505-2E9C-101B-9397-08002B2CF9AE}" pid="749" name="ZOTERO_BREF_uZEICLfbjH9f_100">
    <vt:lpwstr>n":"Werner"},{"family":"McMurray","given":"John J. V."}],"issued":{"date-parts":[["2024",6,26]]}}},{"id":61,"uris":["http://zotero.org/users/local/WYtZaac4/items/MA2MG2LN"],"itemData":{"id":61,"type":"article-journal","container-title":"The Lancet Diabete</vt:lpwstr>
  </property>
  <property fmtid="{D5CDD505-2E9C-101B-9397-08002B2CF9AE}" pid="750" name="ZOTERO_BREF_uZEICLfbjH9f_101">
    <vt:lpwstr>s &amp; Endocrinology","DOI":"10.1016/S2213-8587(24)00316-4","ISSN":"2213-8587, 2213-8595","issue":"3","journalAbbreviation":"The Lancet Diabetes &amp; Endocrinology","language":"English","page":"221-262","PMID":"39824205","publisher":"Elsevier","source":"www.the</vt:lpwstr>
  </property>
  <property fmtid="{D5CDD505-2E9C-101B-9397-08002B2CF9AE}" pid="751" name="ZOTERO_BREF_uZEICLfbjH9f_102">
    <vt:lpwstr>lancet.com","title":"Definition and diagnostic criteria of clinical obesity","volume":"13","author":[{"family":"Rubino","given":"Francesco"},{"family":"Cummings","given":"David E."},{"family":"Eckel","given":"Robert H."},{"family":"Cohen","given":"Ricardo</vt:lpwstr>
  </property>
  <property fmtid="{D5CDD505-2E9C-101B-9397-08002B2CF9AE}" pid="752" name="ZOTERO_BREF_uZEICLfbjH9f_103">
    <vt:lpwstr> V."},{"family":"Wilding","given":"John P. H."},{"family":"Brown","given":"Wendy A."},{"family":"Stanford","given":"Fatima Cody"},{"family":"Batterham","given":"Rachel L."},{"family":"Farooqi","given":"I. Sadaf"},{"family":"Farpour-Lambert","given":"Natha</vt:lpwstr>
  </property>
  <property fmtid="{D5CDD505-2E9C-101B-9397-08002B2CF9AE}" pid="753" name="ZOTERO_BREF_uZEICLfbjH9f_104">
    <vt:lpwstr>lie J."},{"family":"Roux","given":"Carel W.","dropping-particle":"le"},{"family":"Sattar","given":"Naveed"},{"family":"Baur","given":"Louise A."},{"family":"Morrison","given":"Katherine M."},{"family":"Misra","given":"Anoop"},{"family":"Kadowaki","given":</vt:lpwstr>
  </property>
  <property fmtid="{D5CDD505-2E9C-101B-9397-08002B2CF9AE}" pid="754" name="ZOTERO_BREF_uZEICLfbjH9f_105">
    <vt:lpwstr>"Takashi"},{"family":"Tham","given":"Kwang Wei"},{"family":"Sumithran","given":"Priya"},{"family":"Garvey","given":"W. Timothy"},{"family":"Kirwan","given":"John P."},{"family":"Fernández-Real","given":"José-Manuel"},{"family":"Corkey","given":"Barbara E.</vt:lpwstr>
  </property>
  <property fmtid="{D5CDD505-2E9C-101B-9397-08002B2CF9AE}" pid="755" name="ZOTERO_BREF_uZEICLfbjH9f_106">
    <vt:lpwstr>"},{"family":"Toplak","given":"Hermann"},{"family":"Kokkinos","given":"Alexander"},{"family":"Kushner","given":"Robert F."},{"family":"Branca","given":"Francesco"},{"family":"Valabhji","given":"Jonathan"},{"family":"Blüher","given":"Matthias"},{"family":"</vt:lpwstr>
  </property>
  <property fmtid="{D5CDD505-2E9C-101B-9397-08002B2CF9AE}" pid="756" name="ZOTERO_BREF_uZEICLfbjH9f_107">
    <vt:lpwstr>Bornstein","given":"Stefan R."},{"family":"Grill","given":"Harvey J."},{"family":"Ravussin","given":"Eric"},{"family":"Gregg","given":"Edward"},{"family":"Busaidi","given":"Noor B. Al"},{"family":"Alfaris","given":"Nasreen F."},{"family":"Ozairi","given":</vt:lpwstr>
  </property>
  <property fmtid="{D5CDD505-2E9C-101B-9397-08002B2CF9AE}" pid="757" name="ZOTERO_BREF_uZEICLfbjH9f_108">
    <vt:lpwstr>"Ebaa Al"},{"family":"Carlsson","given":"Lena M. S."},{"family":"Clément","given":"Karine"},{"family":"Després","given":"Jean-Pierre"},{"family":"Dixon","given":"John B."},{"family":"Galea","given":"Gauden"},{"family":"Kaplan","given":"Lee M."},{"family":</vt:lpwstr>
  </property>
  <property fmtid="{D5CDD505-2E9C-101B-9397-08002B2CF9AE}" pid="758" name="ZOTERO_BREF_uZEICLfbjH9f_109">
    <vt:lpwstr>"Laferrère","given":"Blandine"},{"family":"Laville","given":"Martine"},{"family":"Lim","given":"Soo"},{"family":"Fuentes","given":"Jesús R. Luna"},{"family":"Mooney","given":"Vicki M."},{"family":"Nadglowski","given":"Joseph"},{"family":"Urudinachi","give</vt:lpwstr>
  </property>
  <property fmtid="{D5CDD505-2E9C-101B-9397-08002B2CF9AE}" pid="759" name="ZOTERO_BREF_uZEICLfbjH9f_11">
    <vt:lpwstr>Exploratory studies indicated that the CC variant of rs6821591 was associated with risk of early onset PD (p = 0.029), with PD age of onset (p = 0.047), and with longevity (p = 0.022). The rs2970848 GG allele was associated with risk of late onset PD (p =</vt:lpwstr>
  </property>
  <property fmtid="{D5CDD505-2E9C-101B-9397-08002B2CF9AE}" pid="760" name="ZOTERO_BREF_uZEICLfbjH9f_110">
    <vt:lpwstr>n":"Agbo"},{"family":"Olszanecka-Glinianowicz","given":"Magdalena"},{"family":"Pan","given":"An"},{"family":"Pattou","given":"Francois"},{"family":"Schauer","given":"Philip R."},{"family":"Tschöp","given":"Matthias H."},{"family":"Merwe","given":"Maria T.</vt:lpwstr>
  </property>
  <property fmtid="{D5CDD505-2E9C-101B-9397-08002B2CF9AE}" pid="761" name="ZOTERO_BREF_uZEICLfbjH9f_111">
    <vt:lpwstr>","dropping-particle":"van der"},{"family":"Vettor","given":"Roberto"},{"family":"Mingrone","given":"Geltrude"}],"issued":{"date-parts":[["2025",3,1]]}}}],"schema":"https://github.com/citation-style-language/schema/raw/master/csl-citation.json"}</vt:lpwstr>
  </property>
  <property fmtid="{D5CDD505-2E9C-101B-9397-08002B2CF9AE}" pid="762" name="ZOTERO_BREF_uZEICLfbjH9f_12">
    <vt:lpwstr> 0.027).\n\nConclusions\nThese data reveal possible associations of the PGC-1α SNPs rs6821591 and rs2970848 with risk or age of onset of PD, and of the PGC-1α rs8192678 GG and the rs6821591 CC variants with longevity. If replicated in other datasets, thes</vt:lpwstr>
  </property>
  <property fmtid="{D5CDD505-2E9C-101B-9397-08002B2CF9AE}" pid="763" name="ZOTERO_BREF_uZEICLfbjH9f_13">
    <vt:lpwstr>e findings may have important implications regarding the role of PGC-1α in PD and longevity.","container-title":"BMC Medical Genetics","DOI":"10.1186/1471-2350-12-69","ISSN":"1471-2350","journalAbbreviation":"BMC Med Genet","page":"69","PMID":"21595954","</vt:lpwstr>
  </property>
  <property fmtid="{D5CDD505-2E9C-101B-9397-08002B2CF9AE}" pid="764" name="ZOTERO_BREF_uZEICLfbjH9f_14">
    <vt:lpwstr>PMCID":"PMC3112073","source":"PubMed Central","title":"Association of PGC-1alpha polymorphisms with age of onset and risk of Parkinson's disease","volume":"12","author":[{"family":"Clark","given":"Joanne"},{"family":"Reddy","given":"Sonika"},{"family":"Zh</vt:lpwstr>
  </property>
  <property fmtid="{D5CDD505-2E9C-101B-9397-08002B2CF9AE}" pid="765" name="ZOTERO_BREF_uZEICLfbjH9f_15">
    <vt:lpwstr>eng","given":"Kangni"},{"family":"Betensky","given":"Rebecca A"},{"family":"Simon","given":"David K"}],"issued":{"date-parts":[["2011",5,19]]}}},{"id":42,"uris":["http://zotero.org/users/local/WYtZaac4/items/YP4NHTC5"],"itemData":{"id":42,"type":"article-</vt:lpwstr>
  </property>
  <property fmtid="{D5CDD505-2E9C-101B-9397-08002B2CF9AE}" pid="766" name="ZOTERO_BREF_uZEICLfbjH9f_16">
    <vt:lpwstr>journal","abstract":"Inter-individual variation in mean leukocyte telomere length (LTL) is associated with cancer and several age-associated diseases. Here, in a genome-wide meta-analysis of 37,684 individuals with replication of selected variants in a fu</vt:lpwstr>
  </property>
  <property fmtid="{D5CDD505-2E9C-101B-9397-08002B2CF9AE}" pid="767" name="ZOTERO_BREF_uZEICLfbjH9f_17">
    <vt:lpwstr>rther 10,739 individuals, we identified seven loci, including five novel loci, associated with mean LTL (P&lt;5x10−8). Five of the loci contain genes (TERC, TERT, NAF1, OBFC1, RTEL1) that are known to be involved in telomere biology. Lead SNPs at two loci (T</vt:lpwstr>
  </property>
  <property fmtid="{D5CDD505-2E9C-101B-9397-08002B2CF9AE}" pid="768" name="ZOTERO_BREF_uZEICLfbjH9f_18">
    <vt:lpwstr>ERC and TERT) associate with several cancers and other diseases, including idiopathic pulmonary fibrosis. Moreover, a genetic risk score analysis combining lead variants at all seven loci in 22,233 coronary artery disease cases and 64,762 controls showed </vt:lpwstr>
  </property>
  <property fmtid="{D5CDD505-2E9C-101B-9397-08002B2CF9AE}" pid="769" name="ZOTERO_BREF_uZEICLfbjH9f_19">
    <vt:lpwstr>an association of the alleles associated with shorter LTL with increased risk of CAD (21% (95% CI: 5–35%) per standard deviation in LTL, p=0.014). Our findings support a causal role of telomere length variation in some age-related diseases.","container-ti</vt:lpwstr>
  </property>
  <property fmtid="{D5CDD505-2E9C-101B-9397-08002B2CF9AE}" pid="770" name="ZOTERO_BREF_uZEICLfbjH9f_2">
    <vt:lpwstr>":115,"type":"article-journal","container-title":"Nature Reviews Endocrinology","DOI":"10.1038/s41574-018-0059-4","ISSN":"1759-5029, 1759-5037","issue":"10","journalAbbreviation":"Nat Rev Endocrinol","language":"en","page":"576-590","source":"DOI.org (Cro</vt:lpwstr>
  </property>
  <property fmtid="{D5CDD505-2E9C-101B-9397-08002B2CF9AE}" pid="771" name="ZOTERO_BREF_uZEICLfbjH9f_20">
    <vt:lpwstr>tle":"Nature genetics","DOI":"10.1038/ng.2528","ISSN":"1061-4036","issue":"4","journalAbbreviation":"Nat Genet","page":"422-427e2","PMID":"23535734","PMCID":"PMC4006270","source":"PubMed Central","title":"Identification of seven loci affecting mean telome</vt:lpwstr>
  </property>
  <property fmtid="{D5CDD505-2E9C-101B-9397-08002B2CF9AE}" pid="772" name="ZOTERO_BREF_uZEICLfbjH9f_21">
    <vt:lpwstr>re length and their association with disease","volume":"45","author":[{"family":"Codd","given":"Veryan"},{"family":"Nelson","given":"Christopher P."},{"family":"Albrecht","given":"Eva"},{"family":"Mangino","given":"Massimo"},{"family":"Deelen","given":"Jo</vt:lpwstr>
  </property>
  <property fmtid="{D5CDD505-2E9C-101B-9397-08002B2CF9AE}" pid="773" name="ZOTERO_BREF_uZEICLfbjH9f_22">
    <vt:lpwstr>ris"},{"family":"Buxton","given":"Jessica L."},{"family":"Jan Hottenga","given":"Jouke"},{"family":"Fischer","given":"Krista"},{"family":"Esko","given":"Tõnu"},{"family":"Surakka","given":"Ida"},{"family":"Broer","given":"Linda"},{"family":"Nyholt","given</vt:lpwstr>
  </property>
  <property fmtid="{D5CDD505-2E9C-101B-9397-08002B2CF9AE}" pid="774" name="ZOTERO_BREF_uZEICLfbjH9f_23">
    <vt:lpwstr>":"Dale R."},{"family":"Mateo Leach","given":"Irene"},{"family":"Salo","given":"Perttu"},{"family":"Hägg","given":"Sara"},{"family":"Matthews","given":"Mary K."},{"family":"Palmen","given":"Jutta"},{"family":"Norata","given":"Giuseppe D."},{"family":"O’Re</vt:lpwstr>
  </property>
  <property fmtid="{D5CDD505-2E9C-101B-9397-08002B2CF9AE}" pid="775" name="ZOTERO_BREF_uZEICLfbjH9f_24">
    <vt:lpwstr>illy","given":"Paul F."},{"family":"Saleheen","given":"Danish"},{"family":"Amin","given":"Najaf"},{"family":"Balmforth","given":"Anthony J."},{"family":"Beekman","given":"Marian"},{"family":"Boer","given":"Rudolf A.","non-dropping-particle":"de"},{"family</vt:lpwstr>
  </property>
  <property fmtid="{D5CDD505-2E9C-101B-9397-08002B2CF9AE}" pid="776" name="ZOTERO_BREF_uZEICLfbjH9f_25">
    <vt:lpwstr>":"Böhringer","given":"Stefan"},{"family":"Braund","given":"Peter S."},{"family":"Burton","given":"Paul R."},{"family":"Craen","given":"Anton J. M.","non-dropping-particle":"de"},{"family":"Denniff","given":"Matthew"},{"family":"Dong","given":"Yanbin"},{"</vt:lpwstr>
  </property>
  <property fmtid="{D5CDD505-2E9C-101B-9397-08002B2CF9AE}" pid="777" name="ZOTERO_BREF_uZEICLfbjH9f_26">
    <vt:lpwstr>family":"Douroudis","given":"Konstantinos"},{"family":"Dubinina","given":"Elena"},{"family":"Eriksson","given":"Johan G."},{"family":"Garlaschelli","given":"Katia"},{"family":"Guo","given":"Dehuang"},{"family":"Hartikainen","given":"Anna-Liisa"},{"family"</vt:lpwstr>
  </property>
  <property fmtid="{D5CDD505-2E9C-101B-9397-08002B2CF9AE}" pid="778" name="ZOTERO_BREF_uZEICLfbjH9f_27">
    <vt:lpwstr>:"Henders","given":"Anjali K."},{"family":"Houwing-Duistermaat","given":"Jeanine J."},{"family":"Kananen","given":"Laura"},{"family":"Karssen","given":"Lennart C."},{"family":"Kettunen","given":"Johannes"},{"family":"Klopp","given":"Norman"},{"family":"La</vt:lpwstr>
  </property>
  <property fmtid="{D5CDD505-2E9C-101B-9397-08002B2CF9AE}" pid="779" name="ZOTERO_BREF_uZEICLfbjH9f_28">
    <vt:lpwstr>gou","given":"Vasiliki"},{"family":"Leeuwen","given":"Elisabeth M.","non-dropping-particle":"van"},{"family":"Madden","given":"Pamela A."},{"family":"Mägi","given":"Reedik"},{"family":"Magnusson","given":"Patrik K.E."},{"family":"Männistö","given":"Satu"}</vt:lpwstr>
  </property>
  <property fmtid="{D5CDD505-2E9C-101B-9397-08002B2CF9AE}" pid="780" name="ZOTERO_BREF_uZEICLfbjH9f_29">
    <vt:lpwstr>,{"family":"McCarthy","given":"Mark I."},{"family":"Medland","given":"Sarah E."},{"family":"Mihailov","given":"Evelin"},{"family":"Montgomery","given":"Grant W."},{"family":"Oostra","given":"Ben A."},{"family":"Palotie","given":"Aarno"},{"family":"Peters"</vt:lpwstr>
  </property>
  <property fmtid="{D5CDD505-2E9C-101B-9397-08002B2CF9AE}" pid="781" name="ZOTERO_BREF_uZEICLfbjH9f_3">
    <vt:lpwstr>ssref)","title":"Inflammaging: a new immune–metabolic viewpoint for age-related diseases","title-short":"Inflammaging","volume":"14","author":[{"family":"Franceschi","given":"Claudio"},{"family":"Garagnani","given":"Paolo"},{"family":"Parini","given":"Pao</vt:lpwstr>
  </property>
  <property fmtid="{D5CDD505-2E9C-101B-9397-08002B2CF9AE}" pid="782" name="ZOTERO_BREF_uZEICLfbjH9f_30">
    <vt:lpwstr>,"given":"Annette"},{"family":"Pollard","given":"Helen"},{"family":"Pouta","given":"Anneli"},{"family":"Prokopenko","given":"Inga"},{"family":"Ripatti","given":"Samuli"},{"family":"Salomaa","given":"Veikko"},{"family":"Suchiman","given":"H. Eka D."},{"fam</vt:lpwstr>
  </property>
  <property fmtid="{D5CDD505-2E9C-101B-9397-08002B2CF9AE}" pid="783" name="ZOTERO_BREF_uZEICLfbjH9f_31">
    <vt:lpwstr>ily":"Valdes","given":"Ana M."},{"family":"Verweij","given":"Niek"},{"family":"Viñuela","given":"Ana"},{"family":"Wang","given":"Xiaoling"},{"family":"Wichmann","given":"H.-Erich"},{"family":"Widen","given":"Elisabeth"},{"family":"Willemsen","given":"Gonn</vt:lpwstr>
  </property>
  <property fmtid="{D5CDD505-2E9C-101B-9397-08002B2CF9AE}" pid="784" name="ZOTERO_BREF_uZEICLfbjH9f_32">
    <vt:lpwstr>eke"},{"family":"Wright","given":"Margaret J."},{"family":"Xia","given":"Kai"},{"family":"Xiao","given":"Xiangjun"},{"family":"Veldhuisen","given":"Dirk J.","non-dropping-particle":"van"},{"family":"Catapano","given":"Alberico L."},{"family":"Tobin","give</vt:lpwstr>
  </property>
  <property fmtid="{D5CDD505-2E9C-101B-9397-08002B2CF9AE}" pid="785" name="ZOTERO_BREF_uZEICLfbjH9f_33">
    <vt:lpwstr>n":"Martin D."},{"family":"Hall","given":"Alistair S."},{"family":"Blakemore","given":"Alexandra I.F."},{"family":"Gilst","given":"Wiek H.","non-dropping-particle":"van"},{"family":"Zhu","given":"Haidong"},{"family":"Erdmann","given":"Jeanette"},{"family"</vt:lpwstr>
  </property>
  <property fmtid="{D5CDD505-2E9C-101B-9397-08002B2CF9AE}" pid="786" name="ZOTERO_BREF_uZEICLfbjH9f_34">
    <vt:lpwstr>:"Reilly","given":"Muredach P."},{"family":"Kathiresan","given":"Sekar"},{"family":"Schunkert","given":"Heribert"},{"family":"Talmud","given":"Philippa J."},{"family":"Pedersen","given":"Nancy L."},{"family":"Perola","given":"Markus"},{"family":"Ouwehand"</vt:lpwstr>
  </property>
  <property fmtid="{D5CDD505-2E9C-101B-9397-08002B2CF9AE}" pid="787" name="ZOTERO_BREF_uZEICLfbjH9f_35">
    <vt:lpwstr>,"given":"Willem"},{"family":"Kaprio","given":"Jaakko"},{"family":"Martin","given":"Nicholas G."},{"family":"Duijn","given":"Cornelia M.","non-dropping-particle":"van"},{"family":"Hovatta","given":"Iiris"},{"family":"Gieger","given":"Christian"},{"family"</vt:lpwstr>
  </property>
  <property fmtid="{D5CDD505-2E9C-101B-9397-08002B2CF9AE}" pid="788" name="ZOTERO_BREF_uZEICLfbjH9f_36">
    <vt:lpwstr>:"Metspalu","given":"Andres"},{"family":"Boomsma","given":"Dorret I."},{"family":"Jarvelin","given":"Marjo-Riitta"},{"family":"Slagboom","given":"P. Eline"},{"family":"Thompson","given":"John R."},{"family":"Spector","given":"Tim D."},{"family":"Harst","g</vt:lpwstr>
  </property>
  <property fmtid="{D5CDD505-2E9C-101B-9397-08002B2CF9AE}" pid="789" name="ZOTERO_BREF_uZEICLfbjH9f_37">
    <vt:lpwstr>iven":"Pim","non-dropping-particle":"van der"},{"family":"Samani","given":"Nilesh J."}],"issued":{"date-parts":[["2013",4]]}}},{"id":116,"uris":["http://zotero.org/users/local/WYtZaac4/items/CHFT9XW2"],"itemData":{"id":116,"type":"article-journal","abstra</vt:lpwstr>
  </property>
  <property fmtid="{D5CDD505-2E9C-101B-9397-08002B2CF9AE}" pid="790" name="ZOTERO_BREF_uZEICLfbjH9f_38">
    <vt:lpwstr>ct":"Importance\n              Most patients with pathogenic or likely pathogenic (P/LP) variants for breast cancer have not undergone genetic testing.\n            \n            \n              Objective\n              To identify patients meeting family</vt:lpwstr>
  </property>
  <property fmtid="{D5CDD505-2E9C-101B-9397-08002B2CF9AE}" pid="791" name="ZOTERO_BREF_uZEICLfbjH9f_39">
    <vt:lpwstr> history criteria for genetic testing in the electronic health record (EHR).\n            \n            \n              Design, Setting, and Participants\n              This study included both cross-sectional (observation date, February 1, 2024) and retr</vt:lpwstr>
  </property>
  <property fmtid="{D5CDD505-2E9C-101B-9397-08002B2CF9AE}" pid="792" name="ZOTERO_BREF_uZEICLfbjH9f_4">
    <vt:lpwstr>lo"},{"family":"Giuliani","given":"Cristina"},{"family":"Santoro","given":"Aurelia"}],"issued":{"date-parts":[["2018",10]]}}},{"id":39,"uris":["http://zotero.org/users/local/WYtZaac4/items/75S3L387"],"itemData":{"id":39,"type":"article-journal","abstract"</vt:lpwstr>
  </property>
  <property fmtid="{D5CDD505-2E9C-101B-9397-08002B2CF9AE}" pid="793" name="ZOTERO_BREF_uZEICLfbjH9f_40">
    <vt:lpwstr>ospective cohort (observation period, January 1, 2018, to February 1, 2024) analyses. Participants included patients aged 18 to 79 years enrolled in Renown Health, a large health system in Northern Nevada. Genotype was known for 38 003 patients enrolled i</vt:lpwstr>
  </property>
  <property fmtid="{D5CDD505-2E9C-101B-9397-08002B2CF9AE}" pid="794" name="ZOTERO_BREF_uZEICLfbjH9f_41">
    <vt:lpwstr>n Healthy Nevada Project (HNP), a population genomics study.\n            \n            \n              Exposure\n              An EHR indicating that a patient is positive for criteria according to the Seven-Question Family History Questionnaire (hereaft</vt:lpwstr>
  </property>
  <property fmtid="{D5CDD505-2E9C-101B-9397-08002B2CF9AE}" pid="795" name="ZOTERO_BREF_uZEICLfbjH9f_42">
    <vt:lpwstr>er, FHS7 positive) assessing familial risk for hereditary breast and ovarian cancer (HBOC).\n            \n            \n              Main Outcomes and Measures\n              \n                The primary outcomes were the presence of P/LP variants in t</vt:lpwstr>
  </property>
  <property fmtid="{D5CDD505-2E9C-101B-9397-08002B2CF9AE}" pid="796" name="ZOTERO_BREF_uZEICLfbjH9f_43">
    <vt:lpwstr>he\n                ATM\n                ,\n                BRCA1\n                ,\n                BRCA2\n                ,\n                CHEK2\n                , or\n                PALB2\n                genes (cross-sectional analysis) or a diagn</vt:lpwstr>
  </property>
  <property fmtid="{D5CDD505-2E9C-101B-9397-08002B2CF9AE}" pid="797" name="ZOTERO_BREF_uZEICLfbjH9f_44">
    <vt:lpwstr>osis of cancer (cohort analysis). Age-adjusted cancer incidence rates per 100 000 patients per year were calculated using the 2020 US population as the standard. Hazard ratios (HRs) for cancer attributable to FHS7-positive status were estimated using caus</vt:lpwstr>
  </property>
  <property fmtid="{D5CDD505-2E9C-101B-9397-08002B2CF9AE}" pid="798" name="ZOTERO_BREF_uZEICLfbjH9f_45">
    <vt:lpwstr>e-specific hazard models.\n              \n            \n            \n              Results\n              \n                Among 835 727 patients, 423 393 (50.7%) were female and 29 913 (3.6%) were FHS7 positive. Among those who were FHS7 positive, 24 </vt:lpwstr>
  </property>
  <property fmtid="{D5CDD505-2E9C-101B-9397-08002B2CF9AE}" pid="799" name="ZOTERO_BREF_uZEICLfbjH9f_46">
    <vt:lpwstr>535 (82.0%) had no evidence of prior genetic testing for HBOC in their EHR. Being FHS7 positive was associated with increased prevalence of P/LP variants in\n                BRCA1\n                /\n                BRCA2\n                (odds ratio [OR]</vt:lpwstr>
  </property>
  <property fmtid="{D5CDD505-2E9C-101B-9397-08002B2CF9AE}" pid="800" name="ZOTERO_BREF_uZEICLfbjH9f_47">
    <vt:lpwstr>, 3.34; 95% CI, 2.48-4.47),\n                CHEK2\n                (OR, 1.62; 95% CI, 1.05-2.43), and\n                PALB2\n                (OR, 2.84; 95% CI, 1.23-6.16) among HNP female individuals, and in\n                BRCA1\n                /\n  </vt:lpwstr>
  </property>
  <property fmtid="{D5CDD505-2E9C-101B-9397-08002B2CF9AE}" pid="801" name="ZOTERO_BREF_uZEICLfbjH9f_48">
    <vt:lpwstr>              BRCA2\n                (OR, 3.35; 95% CI, 1.93-5.56) among HNP male individuals. Being FHS7 positive was also associated with significantly increased risk of cancer among 131 622 non-HNP female individuals (HR, 1.44; 95% CI, 1.22-1.70) but n</vt:lpwstr>
  </property>
  <property fmtid="{D5CDD505-2E9C-101B-9397-08002B2CF9AE}" pid="802" name="ZOTERO_BREF_uZEICLfbjH9f_49">
    <vt:lpwstr>ot among 114 982 non-HNP male individuals (HR, 1.11; 95% CI, 0.87-1.42). Among 1527 HNP survey respondents, 352 of 383 EHR-FHS7 positive patients (91.9%) were survey-FHS7 positive, but only 352 of 883 survey-FHS7 positive patients (39.9%) were EHR-FHS7 po</vt:lpwstr>
  </property>
  <property fmtid="{D5CDD505-2E9C-101B-9397-08002B2CF9AE}" pid="803" name="ZOTERO_BREF_uZEICLfbjH9f_5">
    <vt:lpwstr>:"Background\nPeroxisome proliferator-activated receptor-γ co-activator (PGC)-1α is a transcriptional co-activator of antioxidant genes and a master regulator of mitochondrial biogenesis. Parkinson's disease (PD) is associated with oxidative stress and mi</vt:lpwstr>
  </property>
  <property fmtid="{D5CDD505-2E9C-101B-9397-08002B2CF9AE}" pid="804" name="ZOTERO_BREF_uZEICLfbjH9f_50">
    <vt:lpwstr>sitive. Of the 29 913 FHS7-positive patients, 19 764 (66.1%) were identified only after parsing free-text family history comments. Socioeconomic differences were also observed between EHR-FHS7-negative and EHR-FHS7-positive patients, suggesting disparitie</vt:lpwstr>
  </property>
  <property fmtid="{D5CDD505-2E9C-101B-9397-08002B2CF9AE}" pid="805" name="ZOTERO_BREF_uZEICLfbjH9f_51">
    <vt:lpwstr>s in recording family history.\n              \n            \n            \n              Conclusions and Relevance\n              In this cross-sectional study, EHR-derived FHS7 identified thousands of patients with familial risk for breast cancer, indic</vt:lpwstr>
  </property>
  <property fmtid="{D5CDD505-2E9C-101B-9397-08002B2CF9AE}" pid="806" name="ZOTERO_BREF_uZEICLfbjH9f_52">
    <vt:lpwstr>ating a substantial gap in genetic testing. However, limitations in EHR family history data suggested that other identification methods, such as direct-to-patient questionnaires, are required to fully address this gap.","container-title":"JAMA Network Ope</vt:lpwstr>
  </property>
  <property fmtid="{D5CDD505-2E9C-101B-9397-08002B2CF9AE}" pid="807" name="ZOTERO_BREF_uZEICLfbjH9f_53">
    <vt:lpwstr>n","DOI":"10.1001/jamanetworkopen.2024.35901","ISSN":"2574-3805","issue":"9","journalAbbreviation":"JAMA Netw Open","language":"en","page":"e2435901","source":"DOI.org (Crossref)","title":"Screening Familial Risk for Hereditary Breast and Ovarian Cancer",</vt:lpwstr>
  </property>
  <property fmtid="{D5CDD505-2E9C-101B-9397-08002B2CF9AE}" pid="808" name="ZOTERO_BREF_uZEICLfbjH9f_54">
    <vt:lpwstr>"volume":"7","author":[{"family":"Kiser","given":"Daniel"},{"family":"Elhanan","given":"Gai"},{"family":"Bolze","given":"Alexandre"},{"family":"Neveux","given":"Iva"},{"family":"Schlauch","given":"Karen A."},{"family":"Metcalf","given":"William J."},{"fam</vt:lpwstr>
  </property>
  <property fmtid="{D5CDD505-2E9C-101B-9397-08002B2CF9AE}" pid="809" name="ZOTERO_BREF_uZEICLfbjH9f_55">
    <vt:lpwstr>ily":"Cirulli","given":"Elizabeth T."},{"family":"McCarthy","given":"Catherine"},{"family":"Greenberg","given":"Leslie A."},{"family":"Grime","given":"Savanna"},{"family":"Blitstein","given":"Jamie M. Schnell"},{"family":"Plauth","given":"William"},{"fami</vt:lpwstr>
  </property>
  <property fmtid="{D5CDD505-2E9C-101B-9397-08002B2CF9AE}" pid="810" name="ZOTERO_BREF_uZEICLfbjH9f_56">
    <vt:lpwstr>ly":"Grzymski","given":"Joseph J."}],"issued":{"date-parts":[["2024",9,25]]}}},{"id":47,"uris":["http://zotero.org/users/local/WYtZaac4/items/X9PXIYZP"],"itemData":{"id":47,"type":"article-journal","abstract":"Treatment of young adults with colorectal can</vt:lpwstr>
  </property>
  <property fmtid="{D5CDD505-2E9C-101B-9397-08002B2CF9AE}" pid="811" name="ZOTERO_BREF_uZEICLfbjH9f_57">
    <vt:lpwstr>cer (CRC) represents an unmet clinical need, especially as diagnosis in this population might lead to the greatest loss of years of life. Since 1994, CRC incidence in individuals younger than 50 years has been increasing by 2% per year. The surge in CRC i</vt:lpwstr>
  </property>
  <property fmtid="{D5CDD505-2E9C-101B-9397-08002B2CF9AE}" pid="812" name="ZOTERO_BREF_uZEICLfbjH9f_58">
    <vt:lpwstr>ncidence in young adults is particularly alarming as the overall CRC frequency has been decreasing. Early‐onset CRC are characterized by a more advanced stage at diagnosis, poorer cell differentiation, higher prevalence of signet ring cell histology, and </vt:lpwstr>
  </property>
  <property fmtid="{D5CDD505-2E9C-101B-9397-08002B2CF9AE}" pid="813" name="ZOTERO_BREF_uZEICLfbjH9f_59">
    <vt:lpwstr>left colon‐sided location of the primary tumor. Among EO‐CRC, approximately 30% of patients are affected by tumors harboring mutations causing hereditary cancer predisposing syndromes, and 20% have familial CRC. Most notably, the remaining 50% of EO‐CRC p</vt:lpwstr>
  </property>
  <property fmtid="{D5CDD505-2E9C-101B-9397-08002B2CF9AE}" pid="814" name="ZOTERO_BREF_uZEICLfbjH9f_6">
    <vt:lpwstr>tochondrial dysfunction and recent work suggests a role for PGC-1α. We hypothesized that the rs8192678 PGC-1α single nucleotide polymorphism (SNP) may influence risk or age of onset of PD. The A10398G mitochondrial SNP has been inversely associated with r</vt:lpwstr>
  </property>
  <property fmtid="{D5CDD505-2E9C-101B-9397-08002B2CF9AE}" pid="815" name="ZOTERO_BREF_uZEICLfbjH9f_60">
    <vt:lpwstr>atients have neither hereditary syndromes nor familial CRC, thus representing a formidable challenge for research. In this review article we summarize epidemiology, clinical and molecular features, heredity and outcome of treatments of EO‐CRC, and provide</vt:lpwstr>
  </property>
  <property fmtid="{D5CDD505-2E9C-101B-9397-08002B2CF9AE}" pid="816" name="ZOTERO_BREF_uZEICLfbjH9f_61">
    <vt:lpwstr> considerations for future perspectives.","container-title":"Molecular Oncology","DOI":"10.1002/1878-0261.12417","ISSN":"1574-7891","issue":"2","journalAbbreviation":"Mol Oncol","page":"109-131","PMID":"30520562","PMCID":"PMC6360363","source":"PubMed Cent</vt:lpwstr>
  </property>
  <property fmtid="{D5CDD505-2E9C-101B-9397-08002B2CF9AE}" pid="817" name="ZOTERO_BREF_uZEICLfbjH9f_62">
    <vt:lpwstr>ral","title":"Early‐onset colorectal cancer in young individuals","volume":"13","author":[{"family":"Mauri","given":"Gianluca"},{"family":"Sartore‐Bianchi","given":"Andrea"},{"family":"Russo","given":"Antonio‐Giampiero"},{"family":"Marsoni","given":"Silvi</vt:lpwstr>
  </property>
  <property fmtid="{D5CDD505-2E9C-101B-9397-08002B2CF9AE}" pid="818" name="ZOTERO_BREF_uZEICLfbjH9f_63">
    <vt:lpwstr>a"},{"family":"Bardelli","given":"Alberto"},{"family":"Siena","given":"Salvatore"}],"issued":{"date-parts":[["2019",2]]}}},{"id":50,"uris":["http://zotero.org/users/local/WYtZaac4/items/QPWP699W"],"itemData":{"id":50,"type":"article-journal","abstract":"B</vt:lpwstr>
  </property>
  <property fmtid="{D5CDD505-2E9C-101B-9397-08002B2CF9AE}" pid="819" name="ZOTERO_BREF_uZEICLfbjH9f_64">
    <vt:lpwstr>ackground\nA family history of pancreatic cancer is associated with increased pancreatic cancer risk. However, risk estimates for individuals in kindreds with an aggregation of pancreatic cancer (&gt;1 relative) are imprecise because of small samples sizes o</vt:lpwstr>
  </property>
  <property fmtid="{D5CDD505-2E9C-101B-9397-08002B2CF9AE}" pid="820" name="ZOTERO_BREF_uZEICLfbjH9f_65">
    <vt:lpwstr>r potentially impacted by biases inherent in retrospective data.\n\nObjective\nThe objective of this study is to determine the age-specific pancreatic cancer risk as a function of family history using prospective data.\n\nMethods\nWe compared pancreatic c</vt:lpwstr>
  </property>
  <property fmtid="{D5CDD505-2E9C-101B-9397-08002B2CF9AE}" pid="821" name="ZOTERO_BREF_uZEICLfbjH9f_66">
    <vt:lpwstr>ancer incidence (n = 167) in 21 141 individuals from 4433 families enrolled in the National Familial Pancreatic Cancer Registry with that expected based on Surveillance Epidemiology and End Results data and estimated the cumulative probability of pancreat</vt:lpwstr>
  </property>
  <property fmtid="{D5CDD505-2E9C-101B-9397-08002B2CF9AE}" pid="822" name="ZOTERO_BREF_uZEICLfbjH9f_67">
    <vt:lpwstr>ic cancer using competing risk regression.\n\nResults\nFamilial pancreatic kindred members (kindreds with pancreatic cancer in 2 first-degree relatives [FDRs] or a pathogenic variant) had a standardized incidence ratio of 4.86 (95% confidence interval [CI</vt:lpwstr>
  </property>
  <property fmtid="{D5CDD505-2E9C-101B-9397-08002B2CF9AE}" pid="823" name="ZOTERO_BREF_uZEICLfbjH9f_68">
    <vt:lpwstr>] = 4.01 to 5.90), and sporadic kindred members (kindreds not meeting familial criteria) had a standardized incidence ratio of 2.55 (95% CI = 1.95 to 3.34). Risk in familial pancreatic cancer kindreds increased with an increasing number of FDRs with pancr</vt:lpwstr>
  </property>
  <property fmtid="{D5CDD505-2E9C-101B-9397-08002B2CF9AE}" pid="824" name="ZOTERO_BREF_uZEICLfbjH9f_69">
    <vt:lpwstr>eatic cancer, with a standardized incidence ratio of 3.46 (95% CI = 2.52 to 4.76), 5.44 (95% CI = 4.07 to 7.26), and 10.78 (95% CI = 6.87 to 16.89) for 1, 2, and 3 or more FDRs with pancreatic cancer, respectively. Risk was also higher among individuals w</vt:lpwstr>
  </property>
  <property fmtid="{D5CDD505-2E9C-101B-9397-08002B2CF9AE}" pid="825" name="ZOTERO_BREF_uZEICLfbjH9f_7">
    <vt:lpwstr>isk of PD in some studies. In the current study we analyzed whether rs8192678 or other PGC-1α SNPs affect PD risk or age of onset, singularly or in association with the A10398G SNP.\n\nMethods\nGenomic DNA samples from 378 PD patients and 173 age-matched </vt:lpwstr>
  </property>
  <property fmtid="{D5CDD505-2E9C-101B-9397-08002B2CF9AE}" pid="826" name="ZOTERO_BREF_uZEICLfbjH9f_70">
    <vt:lpwstr>ith a family history of young-onset (aged younger than 50 years) pancreatic cancer.\n\nConclusion\nPancreatic cancer risk is strongly dependent on family history, including both the degree of relationship(s) and age of onset of pancreatic cancer in relati</vt:lpwstr>
  </property>
  <property fmtid="{D5CDD505-2E9C-101B-9397-08002B2CF9AE}" pid="827" name="ZOTERO_BREF_uZEICLfbjH9f_71">
    <vt:lpwstr>ves. These risk estimates will help inform the design of early detection studies and the risk and benefit analysis of screening trials.","container-title":"JNCI Journal of the National Cancer Institute","DOI":"10.1093/jnci/djac167","ISSN":"0027-8874","iss</vt:lpwstr>
  </property>
  <property fmtid="{D5CDD505-2E9C-101B-9397-08002B2CF9AE}" pid="828" name="ZOTERO_BREF_uZEICLfbjH9f_72">
    <vt:lpwstr>ue":"12","journalAbbreviation":"J Natl Cancer Inst","page":"1681-1688","PMID":"36029239","PMCID":"PMC9745433","source":"PubMed Central","title":"Risk of Pancreatic Cancer in the Long-Term Prospective Follow-Up of Familial Pancreatic Cancer Kindreds","volu</vt:lpwstr>
  </property>
  <property fmtid="{D5CDD505-2E9C-101B-9397-08002B2CF9AE}" pid="829" name="ZOTERO_BREF_uZEICLfbjH9f_73">
    <vt:lpwstr>me":"114","author":[{"family":"Porter","given":"Nancy"},{"family":"Laheru","given":"Daniel"},{"family":"Lau","given":"Bryan"},{"family":"He","given":"Jin"},{"family":"Zheng","given":"Lei"},{"family":"Narang","given":"Amol"},{"family":"Roberts","given":"Ni</vt:lpwstr>
  </property>
  <property fmtid="{D5CDD505-2E9C-101B-9397-08002B2CF9AE}" pid="830" name="ZOTERO_BREF_uZEICLfbjH9f_74">
    <vt:lpwstr>cholas J"},{"family":"Canto","given":"Marcia I"},{"family":"Lennon","given":"Anne Marie"},{"family":"Goggins","given":"Michael G"},{"family":"Hruban","given":"Ralph H"},{"family":"Klein","given":"Alison P"}],"issued":{"date-parts":[["2022",8,27]]}}},{"id"</vt:lpwstr>
  </property>
  <property fmtid="{D5CDD505-2E9C-101B-9397-08002B2CF9AE}" pid="831" name="ZOTERO_BREF_uZEICLfbjH9f_75">
    <vt:lpwstr>:53,"uris":["http://zotero.org/users/local/WYtZaac4/items/CEJ3GXLI"],"itemData":{"id":53,"type":"article-journal","abstract":"Although blood pressure (BP) is lower in women than in men during the reproductive years, 50% of all cardiovascular disease (CVD)</vt:lpwstr>
  </property>
  <property fmtid="{D5CDD505-2E9C-101B-9397-08002B2CF9AE}" pid="832" name="ZOTERO_BREF_uZEICLfbjH9f_76">
    <vt:lpwstr>-related deaths occur in women, resulting in a greater incidence of CVD in older women than in age-matched men.The same mechanisms that regulate BP and cardiovascular function are present in both men and women, but these systems are shifted towards cardio</vt:lpwstr>
  </property>
  <property fmtid="{D5CDD505-2E9C-101B-9397-08002B2CF9AE}" pid="833" name="ZOTERO_BREF_uZEICLfbjH9f_77">
    <vt:lpwstr>protective pathways in women between puberty and menopause.Sex hormones such as oestrogen and testosterone have a role in cardioprotection by modulating vasodilator and vasoconstrictor pathways, including the renin–angiotensin–aldosterone system (RAAS) an</vt:lpwstr>
  </property>
  <property fmtid="{D5CDD505-2E9C-101B-9397-08002B2CF9AE}" pid="834" name="ZOTERO_BREF_uZEICLfbjH9f_78">
    <vt:lpwstr>d the endothelin system.The sex chromosome complement can act independently of sex hormone effects, which results in sex-specific, age-specific and tissue-specific differences in gene transcription.Obesity affects more women than men; as obesity is associ</vt:lpwstr>
  </property>
  <property fmtid="{D5CDD505-2E9C-101B-9397-08002B2CF9AE}" pid="835" name="ZOTERO_BREF_uZEICLfbjH9f_79">
    <vt:lpwstr>ated with a loss of cardioprotection, CVD occurs at an earlier age in obese women than in lean women.Women have a longer lifespan than men and develop age-related and CVD-related pathologies later in life; these beneficial outcomes might be due in part to</vt:lpwstr>
  </property>
  <property fmtid="{D5CDD505-2E9C-101B-9397-08002B2CF9AE}" pid="836" name="ZOTERO_BREF_uZEICLfbjH9f_8">
    <vt:lpwstr>controls were analyzed by multiplexed probe sequencing, followed by statistical analyses of the association of each SNP, alone or in combination, with risk or age of onset of PD. Adjustments were made for age of onset being less than the age of sampling, </vt:lpwstr>
  </property>
  <property fmtid="{D5CDD505-2E9C-101B-9397-08002B2CF9AE}" pid="837" name="ZOTERO_BREF_uZEICLfbjH9f_80">
    <vt:lpwstr> sex differences in cell injury and repair pathways that delay the chronic accumulation of senescent cells, end-organ damage and the progression of CVD.","container-title":"Nature Reviews Nephrology","DOI":"10.1038/nrneph.2017.189","ISSN":"1759-507X","iss</vt:lpwstr>
  </property>
  <property fmtid="{D5CDD505-2E9C-101B-9397-08002B2CF9AE}" pid="838" name="ZOTERO_BREF_uZEICLfbjH9f_81">
    <vt:lpwstr>ue":"3","journalAbbreviation":"Nat Rev Nephrol","language":"en","license":"2018 Springer Nature Limited","page":"185-201","publisher":"Nature Publishing Group","source":"www.nature.com","title":"Sex-specific differences in hypertension and associated card</vt:lpwstr>
  </property>
  <property fmtid="{D5CDD505-2E9C-101B-9397-08002B2CF9AE}" pid="839" name="ZOTERO_BREF_uZEICLfbjH9f_82">
    <vt:lpwstr>iovascular disease","volume":"14","author":[{"family":"Colafella","given":"Katrina M. Mirabito"},{"family":"Denton","given":"Kate M."}],"issued":{"date-parts":[["2018",3]]}}},{"id":54,"uris":["http://zotero.org/users/local/WYtZaac4/items/MKNQXPSW"],"itemD</vt:lpwstr>
  </property>
  <property fmtid="{D5CDD505-2E9C-101B-9397-08002B2CF9AE}" pid="840" name="ZOTERO_BREF_uZEICLfbjH9f_83">
    <vt:lpwstr>ata":{"id":54,"type":"article-journal","abstract":"Background\nPremature onset of cardiovascular disease (CVD) imposes a significant societal burden and challenges prevention efforts.\n\nMethods and Results\nTrends in the incidence of premature CVD (befor</vt:lpwstr>
  </property>
  <property fmtid="{D5CDD505-2E9C-101B-9397-08002B2CF9AE}" pid="841" name="ZOTERO_BREF_uZEICLfbjH9f_84">
    <vt:lpwstr>e age 55, 60, or 65 years, separate analysis for each threshold) were evaluated in 14 464 Framingham Heart Study participants over 7 decades of observation (1950–2019). The change in the incidence of premature CVD (per decade) in men and women was assesse</vt:lpwstr>
  </property>
  <property fmtid="{D5CDD505-2E9C-101B-9397-08002B2CF9AE}" pid="842" name="ZOTERO_BREF_uZEICLfbjH9f_85">
    <vt:lpwstr>d using overdispersed Poisson regression (accounting for cohort effects), adjusting for age at entry and age at onset of premature CVD within each decade. CVD was defined as a composite of fatal or nonfatal coronary heart disease, stroke or transient isch</vt:lpwstr>
  </property>
  <property fmtid="{D5CDD505-2E9C-101B-9397-08002B2CF9AE}" pid="843" name="ZOTERO_BREF_uZEICLfbjH9f_86">
    <vt:lpwstr>emic attack, peripheral vascular disease, and heart failure. There were 2223 first CVD events (832 in women) before age 65 years during 282 481 person‐years of observations (154 587 in women) between 1950 and 2019. The age‐adjusted CVD incidence before ag</vt:lpwstr>
  </property>
  <property fmtid="{D5CDD505-2E9C-101B-9397-08002B2CF9AE}" pid="844" name="ZOTERO_BREF_uZEICLfbjH9f_87">
    <vt:lpwstr>e 65 years decreased from 14.8 per 1000 person‐years (1950–1959) to 4.69 per 1000 person‐years (2010–2019) in men and from 7.23 per 1000 person‐years (1950–1959) to 1.73 per 1000 person‐years (2010–2019) in women. In adjusted analyses, the incidence of pr</vt:lpwstr>
  </property>
  <property fmtid="{D5CDD505-2E9C-101B-9397-08002B2CF9AE}" pid="845" name="ZOTERO_BREF_uZEICLfbjH9f_88">
    <vt:lpwstr>emature CVD decreased per decade in men (18.4% [95% CI, 12.0%–24.0%], for onset before age 55 years; 19.5% [95% CI, 12.0%–27.0%], for onset before age 60 years; 21.3% [95% CI, 16.0%–27.0%], for onset before age 65 years) and women (15.1% [95% CI, 7.0%–22.</vt:lpwstr>
  </property>
  <property fmtid="{D5CDD505-2E9C-101B-9397-08002B2CF9AE}" pid="846" name="ZOTERO_BREF_uZEICLfbjH9f_89">
    <vt:lpwstr>0%], for onset before age 55 years; 14.0% [95% CI, 6.0%–22.0%], for onset before age 60 years; 18.2% [95% CI, 12.0%–24.0%], for onset before age 65 years). The decline in premature CVD was accompanied by a reduction in smoking and increased use of lipid‐l</vt:lpwstr>
  </property>
  <property fmtid="{D5CDD505-2E9C-101B-9397-08002B2CF9AE}" pid="847" name="ZOTERO_BREF_uZEICLfbjH9f_9">
    <vt:lpwstr>and for the observed dependence between these two ages. The PD samples were obtained as two separate cohorts, therefore statistical methods accounted for different sampling methods between the two cohorts, and data were analyzed using Cox regression adjus</vt:lpwstr>
  </property>
  <property fmtid="{D5CDD505-2E9C-101B-9397-08002B2CF9AE}" pid="848" name="ZOTERO_BREF_uZEICLfbjH9f_90">
    <vt:lpwstr>owering treatments across the decades. Incidence of premature coronary heart disease decreased, whereas the contribution of stroke to premature CVD burden increased over time.\n\nConclusions\nThe incidence of premature CVD has decreased among White adults</vt:lpwstr>
  </property>
  <property fmtid="{D5CDD505-2E9C-101B-9397-08002B2CF9AE}" pid="849" name="ZOTERO_BREF_uZEICLfbjH9f_91">
    <vt:lpwstr> in the Framingham cohort over the past 70 years; the residual burden of premature stroke warrants further study. Additional studies of trends in premature CVD in more racially and geographically diverse populations are warranted to elucidate the generali</vt:lpwstr>
  </property>
  <property fmtid="{D5CDD505-2E9C-101B-9397-08002B2CF9AE}" pid="850" name="ZOTERO_BREF_uZEICLfbjH9f_92">
    <vt:lpwstr>zability of these findings.","container-title":"Journal of the American Heart Association: Cardiovascular and Cerebrovascular Disease","DOI":"10.1161/JAHA.122.026497","ISSN":"2047-9980","issue":"19","journalAbbreviation":"J Am Heart Assoc","page":"e026497</vt:lpwstr>
  </property>
  <property fmtid="{D5CDD505-2E9C-101B-9397-08002B2CF9AE}" pid="851" name="ZOTERO_BREF_uZEICLfbjH9f_93">
    <vt:lpwstr>","PMID":"36172970","PMCID":"PMC9673696","source":"PubMed Central","title":"Temporal Trends in Incidence of Premature Cardiovascular Disease Over the Past 7 Decades: The Framingham Heart Study","title-short":"Temporal Trends in Incidence of Premature Card</vt:lpwstr>
  </property>
  <property fmtid="{D5CDD505-2E9C-101B-9397-08002B2CF9AE}" pid="852" name="ZOTERO_BREF_uZEICLfbjH9f_94">
    <vt:lpwstr>iovascular Disease Over the Past 7 Decades","volume":"11","author":[{"family":"Vasan","given":"Ramachandran S."},{"family":"Song","given":"Rebecca J."},{"family":"Heuvel","given":"Edwin R.","non-dropping-particle":"van den"}],"issued":{"date-parts":[["202</vt:lpwstr>
  </property>
  <property fmtid="{D5CDD505-2E9C-101B-9397-08002B2CF9AE}" pid="853" name="ZOTERO_BREF_uZEICLfbjH9f_95">
    <vt:lpwstr>2",9,29]]}}},{"id":57,"uris":["http://zotero.org/users/local/WYtZaac4/items/3ECHUUA3"],"itemData":{"id":57,"type":"article-journal","abstract":"To investigate the incidence of cardiovascular disease (CVD) overall and by age, sex, and socioeconomic status,</vt:lpwstr>
  </property>
  <property fmtid="{D5CDD505-2E9C-101B-9397-08002B2CF9AE}" pid="854" name="ZOTERO_BREF_uZEICLfbjH9f_96">
    <vt:lpwstr> and its variation over time, in the UK during 2000-19. Population based study. UK. 1 650 052 individuals registered with a general ...","container-title":"The BMJ","DOI":"10.1136/bmj-2023-078523","language":"en","page":"e078523","PMID":"38925788","source</vt:lpwstr>
  </property>
  <property fmtid="{D5CDD505-2E9C-101B-9397-08002B2CF9AE}" pid="855" name="ZOTERO_BREF_uZEICLfbjH9f_97">
    <vt:lpwstr>":"pmc.ncbi.nlm.nih.gov","title":"Trends in cardiovascular disease incidence among 22 million people in the UK over 20 years: population based study","title-short":"Trends in cardiovascular disease incidence among 22 million people in the UK over 20 years</vt:lpwstr>
  </property>
  <property fmtid="{D5CDD505-2E9C-101B-9397-08002B2CF9AE}" pid="856" name="ZOTERO_BREF_uZEICLfbjH9f_98">
    <vt:lpwstr>","volume":"385","author":[{"family":"Conrad","given":"Nathalie"},{"family":"Molenberghs","given":"Geert"},{"family":"Verbeke","given":"Geert"},{"family":"Zaccardi","given":"Francesco"},{"family":"Lawson","given":"Claire"},{"family":"Friday","given":"Joce</vt:lpwstr>
  </property>
  <property fmtid="{D5CDD505-2E9C-101B-9397-08002B2CF9AE}" pid="857" name="ZOTERO_BREF_uZEICLfbjH9f_99">
    <vt:lpwstr>lyn M."},{"family":"Su","given":"Huimin"},{"family":"Jhund","given":"Pardeep S."},{"family":"Sattar","given":"Naveed"},{"family":"Rahimi","given":"Kazem"},{"family":"Cleland","given":"John G."},{"family":"Khunti","given":"Kamlesh"},{"family":"Budts","give</vt:lpwstr>
  </property>
  <property fmtid="{D5CDD505-2E9C-101B-9397-08002B2CF9AE}" pid="858" name="ZOTERO_BREF_uakYZA9UtlPF_1">
    <vt:lpwstr>ZOTERO_ITEM CSL_CITATION {"citationID":"2X1YnqSw","properties":{"formattedCitation":"(29)","plainCitation":"(29)","noteIndex":0},"citationItems":[{"id":80,"uris":["http://zotero.org/users/local/WYtZaac4/items/RD65INN8"],"itemData":{"id":80,"type":"article</vt:lpwstr>
  </property>
  <property fmtid="{D5CDD505-2E9C-101B-9397-08002B2CF9AE}" pid="859" name="ZOTERO_BREF_uakYZA9UtlPF_10">
    <vt:lpwstr>nsiderable variation in prevalence and incidence among the general population in LMICs. Accurate estimates of prevalence and incidence of SLE are required to put in place appropriate programmes to reduce its burden in LMICs. PROSPERO registration number: </vt:lpwstr>
  </property>
  <property fmtid="{D5CDD505-2E9C-101B-9397-08002B2CF9AE}" pid="860" name="ZOTERO_BREF_uakYZA9UtlPF_11">
    <vt:lpwstr>CRD: 42020197495, https://www.crd.york.ac.uk/prospero/.","container-title":"Rheumatology International","DOI":"10.1007/s00296-022-05183-4","ISSN":"0172-8172","issue":"12","journalAbbreviation":"Rheumatol Int","page":"2097-2107","PMID":"36006459","PMCID":"</vt:lpwstr>
  </property>
  <property fmtid="{D5CDD505-2E9C-101B-9397-08002B2CF9AE}" pid="861" name="ZOTERO_BREF_uakYZA9UtlPF_12">
    <vt:lpwstr>PMC9548466","source":"PubMed Central","title":"Global and regional prevalence and incidence of systemic lupus erythematosus in low-and-middle income countries: a systematic review and meta-analysis","title-short":"Global and regional prevalence and incide</vt:lpwstr>
  </property>
  <property fmtid="{D5CDD505-2E9C-101B-9397-08002B2CF9AE}" pid="862" name="ZOTERO_BREF_uakYZA9UtlPF_13">
    <vt:lpwstr>nce of systemic lupus erythematosus in low-and-middle income countries","volume":"42","author":[{"family":"Fatoye","given":"Francis"},{"family":"Gebrye","given":"Tadesse"},{"family":"Mbada","given":"Chidozie"}],"issued":{"date-parts":[["2022"]]}}}],"schem</vt:lpwstr>
  </property>
  <property fmtid="{D5CDD505-2E9C-101B-9397-08002B2CF9AE}" pid="863" name="ZOTERO_BREF_uakYZA9UtlPF_14">
    <vt:lpwstr>a":"https://github.com/citation-style-language/schema/raw/master/csl-citation.json"}</vt:lpwstr>
  </property>
  <property fmtid="{D5CDD505-2E9C-101B-9397-08002B2CF9AE}" pid="864" name="ZOTERO_BREF_uakYZA9UtlPF_2">
    <vt:lpwstr>-journal","abstract":"Systemic lupus erythematosus (SLE) may be more prevalent among most ethnic groups in the low-and-middle income countries (LMICs), still these countries are under-represented in epidemiological data on SLE. The aim of this study was t</vt:lpwstr>
  </property>
  <property fmtid="{D5CDD505-2E9C-101B-9397-08002B2CF9AE}" pid="865" name="ZOTERO_BREF_uakYZA9UtlPF_3">
    <vt:lpwstr>o review the prevalence and incidence of SLE in LMICs and use meta-analytic techniques. The MEDLINE, CINHAL, Web of Science, Scopus and Global Index Medicus databases were searched for relevant studies published up to July of 2022. Papers selected for ful</vt:lpwstr>
  </property>
  <property fmtid="{D5CDD505-2E9C-101B-9397-08002B2CF9AE}" pid="866" name="ZOTERO_BREF_uakYZA9UtlPF_4">
    <vt:lpwstr>l-text review were included in the systematic review if they provided the prevalence or incidence of SLE in LMICs and published in English language. The reference lists of included articles were also searched for additional studies. Two individuals indepe</vt:lpwstr>
  </property>
  <property fmtid="{D5CDD505-2E9C-101B-9397-08002B2CF9AE}" pid="867" name="ZOTERO_BREF_uakYZA9UtlPF_5">
    <vt:lpwstr>ndently performed abstract and full-text review, data extraction, and quality assessment of the papers. The prevalence and incidence of SLE were pooled through random effects model. Pooled estimates were expressed with 95% confidence. Out of 2340 papers, </vt:lpwstr>
  </property>
  <property fmtid="{D5CDD505-2E9C-101B-9397-08002B2CF9AE}" pid="868" name="ZOTERO_BREF_uakYZA9UtlPF_6">
    <vt:lpwstr>23 studies were included in the review. The mean age at diagnosis ranged from 25.5 to 45.8 years. Three studies were conducted in Argentina and Brazil, two studies in China and one study in Cuba, Colombia, Democratic Republic Congo, Ecuador, Egypt, India,</vt:lpwstr>
  </property>
  <property fmtid="{D5CDD505-2E9C-101B-9397-08002B2CF9AE}" pid="869" name="ZOTERO_BREF_uakYZA9UtlPF_7">
    <vt:lpwstr> Kenya, Malaysia, Mexico, Nigeria, Pakistan, Turkey, Ukraine, Venezuela, and Zimbabwe. The SLE prevalence and incidence varied from 3.2 to 159 per 100,000 and 0.3–8.7 per 100,000 persons, respectively. In a random effects meta-analysis (n = 10), the poole</vt:lpwstr>
  </property>
  <property fmtid="{D5CDD505-2E9C-101B-9397-08002B2CF9AE}" pid="870" name="ZOTERO_BREF_uakYZA9UtlPF_8">
    <vt:lpwstr>d prevalence of SLE was 103 (95% confidence interval [CI] – 17 to 224) per 100,000. Meta‐analysis of data from 6 incidence studies revealed an incidence of 5 cases per year (95% CI 2–8) per 100,000. According to WHO regions, the pooled prevalence of Ameri</vt:lpwstr>
  </property>
  <property fmtid="{D5CDD505-2E9C-101B-9397-08002B2CF9AE}" pid="871" name="ZOTERO_BREF_uakYZA9UtlPF_9">
    <vt:lpwstr>can and Western Pacific regions was 300 (95% CI – 200 to 900) and 36 (95% CI 35–37) per 100,000, respectively. The pooled incidence of the American region was 10 (95%, 0–14) per 100,000 inhabitants. Systemic lupus erythematosus is a common disease with co</vt:lpwstr>
  </property>
  <property fmtid="{D5CDD505-2E9C-101B-9397-08002B2CF9AE}" pid="872" name="ZOTERO_BREF_vVlX8zqAc1S2_1">
    <vt:lpwstr>ZOTERO_ITEM CSL_CITATION {"citationID":"tMEcSo8n","properties":{"formattedCitation":"(13)","plainCitation":"(13)","noteIndex":0},"citationItems":[{"id":34,"uris":["http://zotero.org/users/local/WYtZaac4/items/WARK2WCS"],"itemData":{"id":34,"type":"article</vt:lpwstr>
  </property>
  <property fmtid="{D5CDD505-2E9C-101B-9397-08002B2CF9AE}" pid="873" name="ZOTERO_BREF_vVlX8zqAc1S2_10">
    <vt:lpwstr>be warranted for future studies to estimate true effect size of air pollution on TL.","container-title":"Cardiovascular Diagnosis and Therapy","DOI":"10.21037/cdt.2018.06.05","ISSN":"2223-3652","issue":"4","journalAbbreviation":"Cardiovasc Diagn Ther","pa</vt:lpwstr>
  </property>
  <property fmtid="{D5CDD505-2E9C-101B-9397-08002B2CF9AE}" pid="874" name="ZOTERO_BREF_vVlX8zqAc1S2_11">
    <vt:lpwstr>ge":"480-492","PMID":"30214863","PMCID":"PMC6129826","source":"PubMed Central","title":"Air pollution and telomere length: a systematic review of 12,058 subjects","title-short":"Air pollution and telomere length","volume":"8","author":[{"family":"Zhao","g</vt:lpwstr>
  </property>
  <property fmtid="{D5CDD505-2E9C-101B-9397-08002B2CF9AE}" pid="875" name="ZOTERO_BREF_vVlX8zqAc1S2_12">
    <vt:lpwstr>iven":"Bing"},{"family":"Vo","given":"Ha Q."},{"family":"Johnston","given":"Fay H."},{"family":"Negishi","given":"Kazuaki"}],"issued":{"date-parts":[["2018",8]]}}}],"schema":"https://github.com/citation-style-language/schema/raw/master/csl-citation.json"}</vt:lpwstr>
  </property>
  <property fmtid="{D5CDD505-2E9C-101B-9397-08002B2CF9AE}" pid="876" name="ZOTERO_BREF_vVlX8zqAc1S2_2">
    <vt:lpwstr>-journal","abstract":"Background\nOver recent decades, adverse effects of ambient air pollution on the cardiovascular system have been clearly demonstrated. However, the underlying mechanisms are not fully elucidated. Air pollution may accelerates biologi</vt:lpwstr>
  </property>
  <property fmtid="{D5CDD505-2E9C-101B-9397-08002B2CF9AE}" pid="877" name="ZOTERO_BREF_vVlX8zqAc1S2_3">
    <vt:lpwstr>cal aging and thereby the susceptibility to cardiovascular diseases (CVDs). Telomeres are tandem repetitive DNA complexes that play a critical role in maintaining chromosome stability. There are, however, heterogeneities among the reported effects of air </vt:lpwstr>
  </property>
  <property fmtid="{D5CDD505-2E9C-101B-9397-08002B2CF9AE}" pid="878" name="ZOTERO_BREF_vVlX8zqAc1S2_4">
    <vt:lpwstr>pollution on telomere. This study sought to evaluate the existing literature on the association between air pollution and telomere length (TL).\n\nMethods\nTwo reviewers independently searched on electronic databases including PUBMED, EMBASE, SCOPUS, WEB </vt:lpwstr>
  </property>
  <property fmtid="{D5CDD505-2E9C-101B-9397-08002B2CF9AE}" pid="879" name="ZOTERO_BREF_vVlX8zqAc1S2_5">
    <vt:lpwstr>OF SCIENCE and Ovid. The key terms were “air pollution” and “telomere” without language restriction. Articles relating to tobacco smoke were excluded.\n\nResults\nA total of 12,058 subjects from 25 articles remained for final review. All were observationa</vt:lpwstr>
  </property>
  <property fmtid="{D5CDD505-2E9C-101B-9397-08002B2CF9AE}" pid="880" name="ZOTERO_BREF_vVlX8zqAc1S2_6">
    <vt:lpwstr>l studies: 14 cross-sectional, 6 cohort and 5 case-control studies. Nineteen (76%) assessed leukocyte telomere length (LTL) of which 15 found associations between air pollution and shorter TL, 2 with longer TL, 1 had mixed results, and a study of patients</vt:lpwstr>
  </property>
  <property fmtid="{D5CDD505-2E9C-101B-9397-08002B2CF9AE}" pid="881" name="ZOTERO_BREF_vVlX8zqAc1S2_7">
    <vt:lpwstr> with type 2 diabetes found non-significant associations with TL. One found longer TL from saliva. The remaining studies were of placental cells, buccal cells or sperm and all reported shorter TL associated with air pollution. Particulate matter (PM) was </vt:lpwstr>
  </property>
  <property fmtid="{D5CDD505-2E9C-101B-9397-08002B2CF9AE}" pid="882" name="ZOTERO_BREF_vVlX8zqAc1S2_8">
    <vt:lpwstr>investigated in 8 articles, and the remainder assessed black carbon (BC), benzene, lead, cadmium and polycyclic aromatic hydrocarbon (PAH). Geographically, 11 studies were conducted in Europe, with 10 in Asia and 4 in North America. While all followed Caw</vt:lpwstr>
  </property>
  <property fmtid="{D5CDD505-2E9C-101B-9397-08002B2CF9AE}" pid="883" name="ZOTERO_BREF_vVlX8zqAc1S2_9">
    <vt:lpwstr>thon’s protocol for TL assessment, discordance in the reporting formats did not allow us to perform a quantitative meta-analysis.\n\nConclusions\nMost of the studies support the association of shorter TL with air pollution. Uniform reporting format would </vt:lpwstr>
  </property>
  <property fmtid="{D5CDD505-2E9C-101B-9397-08002B2CF9AE}" pid="884" name="ZOTERO_BREF_vVpIdF7HaZVI_1">
    <vt:lpwstr>ZOTERO_ITEM CSL_CITATION {"citationID":"AntPEQ43","properties":{"formattedCitation":"(11\\uc0\\u8211{}13)","plainCitation":"(11–13)","noteIndex":0},"citationItems":[{"id":114,"uris":["http://zotero.org/users/local/WYtZaac4/items/DSEEG3N9"],"itemData":{"id</vt:lpwstr>
  </property>
  <property fmtid="{D5CDD505-2E9C-101B-9397-08002B2CF9AE}" pid="885" name="ZOTERO_BREF_vVpIdF7HaZVI_10">
    <vt:lpwstr>MED, EMBASE, SCOPUS, WEB OF SCIENCE and Ovid. The key terms were “air pollution” and “telomere” without language restriction. Articles relating to tobacco smoke were excluded.\n\nResults\nA total of 12,058 subjects from 25 articles remained for final revi</vt:lpwstr>
  </property>
  <property fmtid="{D5CDD505-2E9C-101B-9397-08002B2CF9AE}" pid="886" name="ZOTERO_BREF_vVpIdF7HaZVI_11">
    <vt:lpwstr>ew. All were observational studies: 14 cross-sectional, 6 cohort and 5 case-control studies. Nineteen (76%) assessed leukocyte telomere length (LTL) of which 15 found associations between air pollution and shorter TL, 2 with longer TL, 1 had mixed results</vt:lpwstr>
  </property>
  <property fmtid="{D5CDD505-2E9C-101B-9397-08002B2CF9AE}" pid="887" name="ZOTERO_BREF_vVpIdF7HaZVI_12">
    <vt:lpwstr>, and a study of patients with type 2 diabetes found non-significant associations with TL. One found longer TL from saliva. The remaining studies were of placental cells, buccal cells or sperm and all reported shorter TL associated with air pollution. Par</vt:lpwstr>
  </property>
  <property fmtid="{D5CDD505-2E9C-101B-9397-08002B2CF9AE}" pid="888" name="ZOTERO_BREF_vVpIdF7HaZVI_13">
    <vt:lpwstr>ticulate matter (PM) was investigated in 8 articles, and the remainder assessed black carbon (BC), benzene, lead, cadmium and polycyclic aromatic hydrocarbon (PAH). Geographically, 11 studies were conducted in Europe, with 10 in Asia and 4 in North Americ</vt:lpwstr>
  </property>
  <property fmtid="{D5CDD505-2E9C-101B-9397-08002B2CF9AE}" pid="889" name="ZOTERO_BREF_vVpIdF7HaZVI_14">
    <vt:lpwstr>a. While all followed Cawthon’s protocol for TL assessment, discordance in the reporting formats did not allow us to perform a quantitative meta-analysis.\n\nConclusions\nMost of the studies support the association of shorter TL with air pollution. Unifor</vt:lpwstr>
  </property>
  <property fmtid="{D5CDD505-2E9C-101B-9397-08002B2CF9AE}" pid="890" name="ZOTERO_BREF_vVpIdF7HaZVI_15">
    <vt:lpwstr>m reporting format would be warranted for future studies to estimate true effect size of air pollution on TL.","container-title":"Cardiovascular Diagnosis and Therapy","DOI":"10.21037/cdt.2018.06.05","ISSN":"2223-3652","issue":"4","journalAbbreviation":"C</vt:lpwstr>
  </property>
  <property fmtid="{D5CDD505-2E9C-101B-9397-08002B2CF9AE}" pid="891" name="ZOTERO_BREF_vVpIdF7HaZVI_16">
    <vt:lpwstr>ardiovasc Diagn Ther","page":"480-492","PMID":"30214863","PMCID":"PMC6129826","source":"PubMed Central","title":"Air pollution and telomere length: a systematic review of 12,058 subjects","title-short":"Air pollution and telomere length","volume":"8","aut</vt:lpwstr>
  </property>
  <property fmtid="{D5CDD505-2E9C-101B-9397-08002B2CF9AE}" pid="892" name="ZOTERO_BREF_vVpIdF7HaZVI_17">
    <vt:lpwstr>hor":[{"family":"Zhao","given":"Bing"},{"family":"Vo","given":"Ha Q."},{"family":"Johnston","given":"Fay H."},{"family":"Negishi","given":"Kazuaki"}],"issued":{"date-parts":[["2018",8]]}}}],"schema":"https://github.com/citation-style-language/schema/raw/m</vt:lpwstr>
  </property>
  <property fmtid="{D5CDD505-2E9C-101B-9397-08002B2CF9AE}" pid="893" name="ZOTERO_BREF_vVpIdF7HaZVI_18">
    <vt:lpwstr>aster/csl-citation.json"}</vt:lpwstr>
  </property>
  <property fmtid="{D5CDD505-2E9C-101B-9397-08002B2CF9AE}" pid="894" name="ZOTERO_BREF_vVpIdF7HaZVI_2">
    <vt:lpwstr>":114,"type":"article-journal","container-title":"American Journal of Therapeutics","DOI":"10.1097/MJT.0b013e3181cf8ebb","ISSN":"1075-2765","issue":"6","language":"en","page":"e209-e226","source":"DOI.org (Crossref)","title":"Telomere Length is a Biomarke</vt:lpwstr>
  </property>
  <property fmtid="{D5CDD505-2E9C-101B-9397-08002B2CF9AE}" pid="895" name="ZOTERO_BREF_vVpIdF7HaZVI_3">
    <vt:lpwstr>r of Cumulative Oxidative Stress, Biologic Age, and an Independent Predictor of Survival and Therapeutic Treatment Requirement Associated With Smoking Behavior","volume":"18","author":[{"family":"Babizhayev","given":"Mark A"},{"family":"Savel'yeva","given</vt:lpwstr>
  </property>
  <property fmtid="{D5CDD505-2E9C-101B-9397-08002B2CF9AE}" pid="896" name="ZOTERO_BREF_vVpIdF7HaZVI_4">
    <vt:lpwstr>":"Ekaterina L"},{"family":"Moskvina","given":"Svetlana N"},{"family":"Yegorov","given":"Yegor E"}],"issued":{"date-parts":[["2011",11]]}}},{"id":112,"uris":["http://zotero.org/users/local/WYtZaac4/items/CQT4L6Z4"],"itemData":{"id":112,"type":"article-jou</vt:lpwstr>
  </property>
  <property fmtid="{D5CDD505-2E9C-101B-9397-08002B2CF9AE}" pid="897" name="ZOTERO_BREF_vVpIdF7HaZVI_5">
    <vt:lpwstr>rnal","container-title":"American Journal of Respiratory and Critical Care Medicine","DOI":"10.1164/rccm.201110-1764ED","ISSN":"1535-4970","issue":"12","journalAbbreviation":"Am J Respir Crit Care Med","language":"eng","page":"1327-1329","PMID":"22174110"</vt:lpwstr>
  </property>
  <property fmtid="{D5CDD505-2E9C-101B-9397-08002B2CF9AE}" pid="898" name="ZOTERO_BREF_vVpIdF7HaZVI_6">
    <vt:lpwstr>,"source":"PubMed","title":"Aging, inflammation, and emphysema","volume":"184","author":[{"family":"MacNee","given":"William"}],"issued":{"date-parts":[["2011",12,15]]}}},{"id":34,"uris":["http://zotero.org/users/local/WYtZaac4/items/WARK2WCS"],"itemData"</vt:lpwstr>
  </property>
  <property fmtid="{D5CDD505-2E9C-101B-9397-08002B2CF9AE}" pid="899" name="ZOTERO_BREF_vVpIdF7HaZVI_7">
    <vt:lpwstr>:{"id":34,"type":"article-journal","abstract":"Background\nOver recent decades, adverse effects of ambient air pollution on the cardiovascular system have been clearly demonstrated. However, the underlying mechanisms are not fully elucidated. Air pollutio</vt:lpwstr>
  </property>
  <property fmtid="{D5CDD505-2E9C-101B-9397-08002B2CF9AE}" pid="900" name="ZOTERO_BREF_vVpIdF7HaZVI_8">
    <vt:lpwstr>n may accelerates biological aging and thereby the susceptibility to cardiovascular diseases (CVDs). Telomeres are tandem repetitive DNA complexes that play a critical role in maintaining chromosome stability. There are, however, heterogeneities among the</vt:lpwstr>
  </property>
  <property fmtid="{D5CDD505-2E9C-101B-9397-08002B2CF9AE}" pid="901" name="ZOTERO_BREF_vVpIdF7HaZVI_9">
    <vt:lpwstr> reported effects of air pollution on telomere. This study sought to evaluate the existing literature on the association between air pollution and telomere length (TL).\n\nMethods\nTwo reviewers independently searched on electronic databases including PUB</vt:lpwstr>
  </property>
  <property fmtid="{D5CDD505-2E9C-101B-9397-08002B2CF9AE}" pid="902" name="ZOTERO_BREF_wAohZgoQFSo9_1">
    <vt:lpwstr>ZOTERO_ITEM CSL_CITATION {"citationID":"oh3mmkCN","properties":{"formattedCitation":"(16,16,17)","plainCitation":"(16,16,17)","noteIndex":0},"citationItems":[{"id":42,"uris":["http://zotero.org/users/local/WYtZaac4/items/YP4NHTC5"],"itemData":{"id":42,"ty</vt:lpwstr>
  </property>
  <property fmtid="{D5CDD505-2E9C-101B-9397-08002B2CF9AE}" pid="903" name="ZOTERO_BREF_wAohZgoQFSo9_10">
    <vt:lpwstr>family":"O’Reilly","given":"Paul F."},{"family":"Saleheen","given":"Danish"},{"family":"Amin","given":"Najaf"},{"family":"Balmforth","given":"Anthony J."},{"family":"Beekman","given":"Marian"},{"family":"Boer","given":"Rudolf A.","non-dropping-particle":"</vt:lpwstr>
  </property>
  <property fmtid="{D5CDD505-2E9C-101B-9397-08002B2CF9AE}" pid="904" name="ZOTERO_BREF_wAohZgoQFSo9_11">
    <vt:lpwstr>de"},{"family":"Böhringer","given":"Stefan"},{"family":"Braund","given":"Peter S."},{"family":"Burton","given":"Paul R."},{"family":"Craen","given":"Anton J. M.","non-dropping-particle":"de"},{"family":"Denniff","given":"Matthew"},{"family":"Dong","given"</vt:lpwstr>
  </property>
  <property fmtid="{D5CDD505-2E9C-101B-9397-08002B2CF9AE}" pid="905" name="ZOTERO_BREF_wAohZgoQFSo9_12">
    <vt:lpwstr>:"Yanbin"},{"family":"Douroudis","given":"Konstantinos"},{"family":"Dubinina","given":"Elena"},{"family":"Eriksson","given":"Johan G."},{"family":"Garlaschelli","given":"Katia"},{"family":"Guo","given":"Dehuang"},{"family":"Hartikainen","given":"Anna-Liis</vt:lpwstr>
  </property>
  <property fmtid="{D5CDD505-2E9C-101B-9397-08002B2CF9AE}" pid="906" name="ZOTERO_BREF_wAohZgoQFSo9_13">
    <vt:lpwstr>a"},{"family":"Henders","given":"Anjali K."},{"family":"Houwing-Duistermaat","given":"Jeanine J."},{"family":"Kananen","given":"Laura"},{"family":"Karssen","given":"Lennart C."},{"family":"Kettunen","given":"Johannes"},{"family":"Klopp","given":"Norman"},</vt:lpwstr>
  </property>
  <property fmtid="{D5CDD505-2E9C-101B-9397-08002B2CF9AE}" pid="907" name="ZOTERO_BREF_wAohZgoQFSo9_14">
    <vt:lpwstr>{"family":"Lagou","given":"Vasiliki"},{"family":"Leeuwen","given":"Elisabeth M.","non-dropping-particle":"van"},{"family":"Madden","given":"Pamela A."},{"family":"Mägi","given":"Reedik"},{"family":"Magnusson","given":"Patrik K.E."},{"family":"Männistö","g</vt:lpwstr>
  </property>
  <property fmtid="{D5CDD505-2E9C-101B-9397-08002B2CF9AE}" pid="908" name="ZOTERO_BREF_wAohZgoQFSo9_15">
    <vt:lpwstr>iven":"Satu"},{"family":"McCarthy","given":"Mark I."},{"family":"Medland","given":"Sarah E."},{"family":"Mihailov","given":"Evelin"},{"family":"Montgomery","given":"Grant W."},{"family":"Oostra","given":"Ben A."},{"family":"Palotie","given":"Aarno"},{"fam</vt:lpwstr>
  </property>
  <property fmtid="{D5CDD505-2E9C-101B-9397-08002B2CF9AE}" pid="909" name="ZOTERO_BREF_wAohZgoQFSo9_16">
    <vt:lpwstr>ily":"Peters","given":"Annette"},{"family":"Pollard","given":"Helen"},{"family":"Pouta","given":"Anneli"},{"family":"Prokopenko","given":"Inga"},{"family":"Ripatti","given":"Samuli"},{"family":"Salomaa","given":"Veikko"},{"family":"Suchiman","given":"H. E</vt:lpwstr>
  </property>
  <property fmtid="{D5CDD505-2E9C-101B-9397-08002B2CF9AE}" pid="910" name="ZOTERO_BREF_wAohZgoQFSo9_17">
    <vt:lpwstr>ka D."},{"family":"Valdes","given":"Ana M."},{"family":"Verweij","given":"Niek"},{"family":"Viñuela","given":"Ana"},{"family":"Wang","given":"Xiaoling"},{"family":"Wichmann","given":"H.-Erich"},{"family":"Widen","given":"Elisabeth"},{"family":"Willemsen",</vt:lpwstr>
  </property>
  <property fmtid="{D5CDD505-2E9C-101B-9397-08002B2CF9AE}" pid="911" name="ZOTERO_BREF_wAohZgoQFSo9_18">
    <vt:lpwstr>"given":"Gonneke"},{"family":"Wright","given":"Margaret J."},{"family":"Xia","given":"Kai"},{"family":"Xiao","given":"Xiangjun"},{"family":"Veldhuisen","given":"Dirk J.","non-dropping-particle":"van"},{"family":"Catapano","given":"Alberico L."},{"family":</vt:lpwstr>
  </property>
  <property fmtid="{D5CDD505-2E9C-101B-9397-08002B2CF9AE}" pid="912" name="ZOTERO_BREF_wAohZgoQFSo9_19">
    <vt:lpwstr>"Tobin","given":"Martin D."},{"family":"Hall","given":"Alistair S."},{"family":"Blakemore","given":"Alexandra I.F."},{"family":"Gilst","given":"Wiek H.","non-dropping-particle":"van"},{"family":"Zhu","given":"Haidong"},{"family":"Erdmann","given":"Jeanett</vt:lpwstr>
  </property>
  <property fmtid="{D5CDD505-2E9C-101B-9397-08002B2CF9AE}" pid="913" name="ZOTERO_BREF_wAohZgoQFSo9_2">
    <vt:lpwstr>pe":"article-journal","abstract":"Inter-individual variation in mean leukocyte telomere length (LTL) is associated with cancer and several age-associated diseases. Here, in a genome-wide meta-analysis of 37,684 individuals with replication of selected var</vt:lpwstr>
  </property>
  <property fmtid="{D5CDD505-2E9C-101B-9397-08002B2CF9AE}" pid="914" name="ZOTERO_BREF_wAohZgoQFSo9_20">
    <vt:lpwstr>e"},{"family":"Reilly","given":"Muredach P."},{"family":"Kathiresan","given":"Sekar"},{"family":"Schunkert","given":"Heribert"},{"family":"Talmud","given":"Philippa J."},{"family":"Pedersen","given":"Nancy L."},{"family":"Perola","given":"Markus"},{"famil</vt:lpwstr>
  </property>
  <property fmtid="{D5CDD505-2E9C-101B-9397-08002B2CF9AE}" pid="915" name="ZOTERO_BREF_wAohZgoQFSo9_21">
    <vt:lpwstr>y":"Ouwehand","given":"Willem"},{"family":"Kaprio","given":"Jaakko"},{"family":"Martin","given":"Nicholas G."},{"family":"Duijn","given":"Cornelia M.","non-dropping-particle":"van"},{"family":"Hovatta","given":"Iiris"},{"family":"Gieger","given":"Christia</vt:lpwstr>
  </property>
  <property fmtid="{D5CDD505-2E9C-101B-9397-08002B2CF9AE}" pid="916" name="ZOTERO_BREF_wAohZgoQFSo9_22">
    <vt:lpwstr>n"},{"family":"Metspalu","given":"Andres"},{"family":"Boomsma","given":"Dorret I."},{"family":"Jarvelin","given":"Marjo-Riitta"},{"family":"Slagboom","given":"P. Eline"},{"family":"Thompson","given":"John R."},{"family":"Spector","given":"Tim D."},{"famil</vt:lpwstr>
  </property>
  <property fmtid="{D5CDD505-2E9C-101B-9397-08002B2CF9AE}" pid="917" name="ZOTERO_BREF_wAohZgoQFSo9_23">
    <vt:lpwstr>y":"Harst","given":"Pim","non-dropping-particle":"van der"},{"family":"Samani","given":"Nilesh J."}],"issued":{"date-parts":[["2013",4]]}}},{"id":42,"uris":["http://zotero.org/users/local/WYtZaac4/items/YP4NHTC5"],"itemData":{"id":42,"type":"article-journ</vt:lpwstr>
  </property>
  <property fmtid="{D5CDD505-2E9C-101B-9397-08002B2CF9AE}" pid="918" name="ZOTERO_BREF_wAohZgoQFSo9_24">
    <vt:lpwstr>al","abstract":"Inter-individual variation in mean leukocyte telomere length (LTL) is associated with cancer and several age-associated diseases. Here, in a genome-wide meta-analysis of 37,684 individuals with replication of selected variants in a further</vt:lpwstr>
  </property>
  <property fmtid="{D5CDD505-2E9C-101B-9397-08002B2CF9AE}" pid="919" name="ZOTERO_BREF_wAohZgoQFSo9_25">
    <vt:lpwstr> 10,739 individuals, we identified seven loci, including five novel loci, associated with mean LTL (P&lt;5x10−8). Five of the loci contain genes (TERC, TERT, NAF1, OBFC1, RTEL1) that are known to be involved in telomere biology. Lead SNPs at two loci (TERC a</vt:lpwstr>
  </property>
  <property fmtid="{D5CDD505-2E9C-101B-9397-08002B2CF9AE}" pid="920" name="ZOTERO_BREF_wAohZgoQFSo9_26">
    <vt:lpwstr>nd TERT) associate with several cancers and other diseases, including idiopathic pulmonary fibrosis. Moreover, a genetic risk score analysis combining lead variants at all seven loci in 22,233 coronary artery disease cases and 64,762 controls showed an as</vt:lpwstr>
  </property>
  <property fmtid="{D5CDD505-2E9C-101B-9397-08002B2CF9AE}" pid="921" name="ZOTERO_BREF_wAohZgoQFSo9_27">
    <vt:lpwstr>sociation of the alleles associated with shorter LTL with increased risk of CAD (21% (95% CI: 5–35%) per standard deviation in LTL, p=0.014). Our findings support a causal role of telomere length variation in some age-related diseases.","container-title":</vt:lpwstr>
  </property>
  <property fmtid="{D5CDD505-2E9C-101B-9397-08002B2CF9AE}" pid="922" name="ZOTERO_BREF_wAohZgoQFSo9_28">
    <vt:lpwstr>"Nature genetics","DOI":"10.1038/ng.2528","ISSN":"1061-4036","issue":"4","journalAbbreviation":"Nat Genet","page":"422-427e2","PMID":"23535734","PMCID":"PMC4006270","source":"PubMed Central","title":"Identification of seven loci affecting mean telomere le</vt:lpwstr>
  </property>
  <property fmtid="{D5CDD505-2E9C-101B-9397-08002B2CF9AE}" pid="923" name="ZOTERO_BREF_wAohZgoQFSo9_29">
    <vt:lpwstr>ngth and their association with disease","volume":"45","author":[{"family":"Codd","given":"Veryan"},{"family":"Nelson","given":"Christopher P."},{"family":"Albrecht","given":"Eva"},{"family":"Mangino","given":"Massimo"},{"family":"Deelen","given":"Joris"}</vt:lpwstr>
  </property>
  <property fmtid="{D5CDD505-2E9C-101B-9397-08002B2CF9AE}" pid="924" name="ZOTERO_BREF_wAohZgoQFSo9_3">
    <vt:lpwstr>iants in a further 10,739 individuals, we identified seven loci, including five novel loci, associated with mean LTL (P&lt;5x10−8). Five of the loci contain genes (TERC, TERT, NAF1, OBFC1, RTEL1) that are known to be involved in telomere biology. Lead SNPs a</vt:lpwstr>
  </property>
  <property fmtid="{D5CDD505-2E9C-101B-9397-08002B2CF9AE}" pid="925" name="ZOTERO_BREF_wAohZgoQFSo9_30">
    <vt:lpwstr>,{"family":"Buxton","given":"Jessica L."},{"family":"Jan Hottenga","given":"Jouke"},{"family":"Fischer","given":"Krista"},{"family":"Esko","given":"Tõnu"},{"family":"Surakka","given":"Ida"},{"family":"Broer","given":"Linda"},{"family":"Nyholt","given":"Da</vt:lpwstr>
  </property>
  <property fmtid="{D5CDD505-2E9C-101B-9397-08002B2CF9AE}" pid="926" name="ZOTERO_BREF_wAohZgoQFSo9_31">
    <vt:lpwstr>le R."},{"family":"Mateo Leach","given":"Irene"},{"family":"Salo","given":"Perttu"},{"family":"Hägg","given":"Sara"},{"family":"Matthews","given":"Mary K."},{"family":"Palmen","given":"Jutta"},{"family":"Norata","given":"Giuseppe D."},{"family":"O’Reilly"</vt:lpwstr>
  </property>
  <property fmtid="{D5CDD505-2E9C-101B-9397-08002B2CF9AE}" pid="927" name="ZOTERO_BREF_wAohZgoQFSo9_32">
    <vt:lpwstr>,"given":"Paul F."},{"family":"Saleheen","given":"Danish"},{"family":"Amin","given":"Najaf"},{"family":"Balmforth","given":"Anthony J."},{"family":"Beekman","given":"Marian"},{"family":"Boer","given":"Rudolf A.","non-dropping-particle":"de"},{"family":"Bö</vt:lpwstr>
  </property>
  <property fmtid="{D5CDD505-2E9C-101B-9397-08002B2CF9AE}" pid="928" name="ZOTERO_BREF_wAohZgoQFSo9_33">
    <vt:lpwstr>hringer","given":"Stefan"},{"family":"Braund","given":"Peter S."},{"family":"Burton","given":"Paul R."},{"family":"Craen","given":"Anton J. M.","non-dropping-particle":"de"},{"family":"Denniff","given":"Matthew"},{"family":"Dong","given":"Yanbin"},{"famil</vt:lpwstr>
  </property>
  <property fmtid="{D5CDD505-2E9C-101B-9397-08002B2CF9AE}" pid="929" name="ZOTERO_BREF_wAohZgoQFSo9_34">
    <vt:lpwstr>y":"Douroudis","given":"Konstantinos"},{"family":"Dubinina","given":"Elena"},{"family":"Eriksson","given":"Johan G."},{"family":"Garlaschelli","given":"Katia"},{"family":"Guo","given":"Dehuang"},{"family":"Hartikainen","given":"Anna-Liisa"},{"family":"Hen</vt:lpwstr>
  </property>
  <property fmtid="{D5CDD505-2E9C-101B-9397-08002B2CF9AE}" pid="930" name="ZOTERO_BREF_wAohZgoQFSo9_35">
    <vt:lpwstr>ders","given":"Anjali K."},{"family":"Houwing-Duistermaat","given":"Jeanine J."},{"family":"Kananen","given":"Laura"},{"family":"Karssen","given":"Lennart C."},{"family":"Kettunen","given":"Johannes"},{"family":"Klopp","given":"Norman"},{"family":"Lagou",</vt:lpwstr>
  </property>
  <property fmtid="{D5CDD505-2E9C-101B-9397-08002B2CF9AE}" pid="931" name="ZOTERO_BREF_wAohZgoQFSo9_36">
    <vt:lpwstr>"given":"Vasiliki"},{"family":"Leeuwen","given":"Elisabeth M.","non-dropping-particle":"van"},{"family":"Madden","given":"Pamela A."},{"family":"Mägi","given":"Reedik"},{"family":"Magnusson","given":"Patrik K.E."},{"family":"Männistö","given":"Satu"},{"fa</vt:lpwstr>
  </property>
  <property fmtid="{D5CDD505-2E9C-101B-9397-08002B2CF9AE}" pid="932" name="ZOTERO_BREF_wAohZgoQFSo9_37">
    <vt:lpwstr>mily":"McCarthy","given":"Mark I."},{"family":"Medland","given":"Sarah E."},{"family":"Mihailov","given":"Evelin"},{"family":"Montgomery","given":"Grant W."},{"family":"Oostra","given":"Ben A."},{"family":"Palotie","given":"Aarno"},{"family":"Peters","giv</vt:lpwstr>
  </property>
  <property fmtid="{D5CDD505-2E9C-101B-9397-08002B2CF9AE}" pid="933" name="ZOTERO_BREF_wAohZgoQFSo9_38">
    <vt:lpwstr>en":"Annette"},{"family":"Pollard","given":"Helen"},{"family":"Pouta","given":"Anneli"},{"family":"Prokopenko","given":"Inga"},{"family":"Ripatti","given":"Samuli"},{"family":"Salomaa","given":"Veikko"},{"family":"Suchiman","given":"H. Eka D."},{"family":</vt:lpwstr>
  </property>
  <property fmtid="{D5CDD505-2E9C-101B-9397-08002B2CF9AE}" pid="934" name="ZOTERO_BREF_wAohZgoQFSo9_39">
    <vt:lpwstr>"Valdes","given":"Ana M."},{"family":"Verweij","given":"Niek"},{"family":"Viñuela","given":"Ana"},{"family":"Wang","given":"Xiaoling"},{"family":"Wichmann","given":"H.-Erich"},{"family":"Widen","given":"Elisabeth"},{"family":"Willemsen","given":"Gonneke"}</vt:lpwstr>
  </property>
  <property fmtid="{D5CDD505-2E9C-101B-9397-08002B2CF9AE}" pid="935" name="ZOTERO_BREF_wAohZgoQFSo9_4">
    <vt:lpwstr>t two loci (TERC and TERT) associate with several cancers and other diseases, including idiopathic pulmonary fibrosis. Moreover, a genetic risk score analysis combining lead variants at all seven loci in 22,233 coronary artery disease cases and 64,762 con</vt:lpwstr>
  </property>
  <property fmtid="{D5CDD505-2E9C-101B-9397-08002B2CF9AE}" pid="936" name="ZOTERO_BREF_wAohZgoQFSo9_40">
    <vt:lpwstr>,{"family":"Wright","given":"Margaret J."},{"family":"Xia","given":"Kai"},{"family":"Xiao","given":"Xiangjun"},{"family":"Veldhuisen","given":"Dirk J.","non-dropping-particle":"van"},{"family":"Catapano","given":"Alberico L."},{"family":"Tobin","given":"M</vt:lpwstr>
  </property>
  <property fmtid="{D5CDD505-2E9C-101B-9397-08002B2CF9AE}" pid="937" name="ZOTERO_BREF_wAohZgoQFSo9_41">
    <vt:lpwstr>artin D."},{"family":"Hall","given":"Alistair S."},{"family":"Blakemore","given":"Alexandra I.F."},{"family":"Gilst","given":"Wiek H.","non-dropping-particle":"van"},{"family":"Zhu","given":"Haidong"},{"family":"Erdmann","given":"Jeanette"},{"family":"Rei</vt:lpwstr>
  </property>
  <property fmtid="{D5CDD505-2E9C-101B-9397-08002B2CF9AE}" pid="938" name="ZOTERO_BREF_wAohZgoQFSo9_42">
    <vt:lpwstr>lly","given":"Muredach P."},{"family":"Kathiresan","given":"Sekar"},{"family":"Schunkert","given":"Heribert"},{"family":"Talmud","given":"Philippa J."},{"family":"Pedersen","given":"Nancy L."},{"family":"Perola","given":"Markus"},{"family":"Ouwehand","giv</vt:lpwstr>
  </property>
  <property fmtid="{D5CDD505-2E9C-101B-9397-08002B2CF9AE}" pid="939" name="ZOTERO_BREF_wAohZgoQFSo9_43">
    <vt:lpwstr>en":"Willem"},{"family":"Kaprio","given":"Jaakko"},{"family":"Martin","given":"Nicholas G."},{"family":"Duijn","given":"Cornelia M.","non-dropping-particle":"van"},{"family":"Hovatta","given":"Iiris"},{"family":"Gieger","given":"Christian"},{"family":"Met</vt:lpwstr>
  </property>
  <property fmtid="{D5CDD505-2E9C-101B-9397-08002B2CF9AE}" pid="940" name="ZOTERO_BREF_wAohZgoQFSo9_44">
    <vt:lpwstr>spalu","given":"Andres"},{"family":"Boomsma","given":"Dorret I."},{"family":"Jarvelin","given":"Marjo-Riitta"},{"family":"Slagboom","given":"P. Eline"},{"family":"Thompson","given":"John R."},{"family":"Spector","given":"Tim D."},{"family":"Harst","given"</vt:lpwstr>
  </property>
  <property fmtid="{D5CDD505-2E9C-101B-9397-08002B2CF9AE}" pid="941" name="ZOTERO_BREF_wAohZgoQFSo9_45">
    <vt:lpwstr>:"Pim","non-dropping-particle":"van der"},{"family":"Samani","given":"Nilesh J."}],"issued":{"date-parts":[["2013",4]]}}},{"id":116,"uris":["http://zotero.org/users/local/WYtZaac4/items/CHFT9XW2"],"itemData":{"id":116,"type":"article-journal","abstract":"</vt:lpwstr>
  </property>
  <property fmtid="{D5CDD505-2E9C-101B-9397-08002B2CF9AE}" pid="942" name="ZOTERO_BREF_wAohZgoQFSo9_46">
    <vt:lpwstr>Importance\n              Most patients with pathogenic or likely pathogenic (P/LP) variants for breast cancer have not undergone genetic testing.\n            \n            \n              Objective\n              To identify patients meeting family hist</vt:lpwstr>
  </property>
  <property fmtid="{D5CDD505-2E9C-101B-9397-08002B2CF9AE}" pid="943" name="ZOTERO_BREF_wAohZgoQFSo9_47">
    <vt:lpwstr>ory criteria for genetic testing in the electronic health record (EHR).\n            \n            \n              Design, Setting, and Participants\n              This study included both cross-sectional (observation date, February 1, 2024) and retrospec</vt:lpwstr>
  </property>
  <property fmtid="{D5CDD505-2E9C-101B-9397-08002B2CF9AE}" pid="944" name="ZOTERO_BREF_wAohZgoQFSo9_48">
    <vt:lpwstr>tive cohort (observation period, January 1, 2018, to February 1, 2024) analyses. Participants included patients aged 18 to 79 years enrolled in Renown Health, a large health system in Northern Nevada. Genotype was known for 38 003 patients enrolled in Hea</vt:lpwstr>
  </property>
  <property fmtid="{D5CDD505-2E9C-101B-9397-08002B2CF9AE}" pid="945" name="ZOTERO_BREF_wAohZgoQFSo9_49">
    <vt:lpwstr>lthy Nevada Project (HNP), a population genomics study.\n            \n            \n              Exposure\n              An EHR indicating that a patient is positive for criteria according to the Seven-Question Family History Questionnaire (hereafter, F</vt:lpwstr>
  </property>
  <property fmtid="{D5CDD505-2E9C-101B-9397-08002B2CF9AE}" pid="946" name="ZOTERO_BREF_wAohZgoQFSo9_5">
    <vt:lpwstr>trols showed an association of the alleles associated with shorter LTL with increased risk of CAD (21% (95% CI: 5–35%) per standard deviation in LTL, p=0.014). Our findings support a causal role of telomere length variation in some age-related diseases.",</vt:lpwstr>
  </property>
  <property fmtid="{D5CDD505-2E9C-101B-9397-08002B2CF9AE}" pid="947" name="ZOTERO_BREF_wAohZgoQFSo9_50">
    <vt:lpwstr>HS7 positive) assessing familial risk for hereditary breast and ovarian cancer (HBOC).\n            \n            \n              Main Outcomes and Measures\n              \n                The primary outcomes were the presence of P/LP variants in the\n </vt:lpwstr>
  </property>
  <property fmtid="{D5CDD505-2E9C-101B-9397-08002B2CF9AE}" pid="948" name="ZOTERO_BREF_wAohZgoQFSo9_51">
    <vt:lpwstr>               ATM\n                ,\n                BRCA1\n                ,\n                BRCA2\n                ,\n                CHEK2\n                , or\n                PALB2\n                genes (cross-sectional analysis) or a diagnosis </vt:lpwstr>
  </property>
  <property fmtid="{D5CDD505-2E9C-101B-9397-08002B2CF9AE}" pid="949" name="ZOTERO_BREF_wAohZgoQFSo9_52">
    <vt:lpwstr>of cancer (cohort analysis). Age-adjusted cancer incidence rates per 100 000 patients per year were calculated using the 2020 US population as the standard. Hazard ratios (HRs) for cancer attributable to FHS7-positive status were estimated using cause-spe</vt:lpwstr>
  </property>
  <property fmtid="{D5CDD505-2E9C-101B-9397-08002B2CF9AE}" pid="950" name="ZOTERO_BREF_wAohZgoQFSo9_53">
    <vt:lpwstr>cific hazard models.\n              \n            \n            \n              Results\n              \n                Among 835 727 patients, 423 393 (50.7%) were female and 29 913 (3.6%) were FHS7 positive. Among those who were FHS7 positive, 24 535 (</vt:lpwstr>
  </property>
  <property fmtid="{D5CDD505-2E9C-101B-9397-08002B2CF9AE}" pid="951" name="ZOTERO_BREF_wAohZgoQFSo9_54">
    <vt:lpwstr>82.0%) had no evidence of prior genetic testing for HBOC in their EHR. Being FHS7 positive was associated with increased prevalence of P/LP variants in\n                BRCA1\n                /\n                BRCA2\n                (odds ratio [OR], 3.3</vt:lpwstr>
  </property>
  <property fmtid="{D5CDD505-2E9C-101B-9397-08002B2CF9AE}" pid="952" name="ZOTERO_BREF_wAohZgoQFSo9_55">
    <vt:lpwstr>4; 95% CI, 2.48-4.47),\n                CHEK2\n                (OR, 1.62; 95% CI, 1.05-2.43), and\n                PALB2\n                (OR, 2.84; 95% CI, 1.23-6.16) among HNP female individuals, and in\n                BRCA1\n                /\n       </vt:lpwstr>
  </property>
  <property fmtid="{D5CDD505-2E9C-101B-9397-08002B2CF9AE}" pid="953" name="ZOTERO_BREF_wAohZgoQFSo9_56">
    <vt:lpwstr>         BRCA2\n                (OR, 3.35; 95% CI, 1.93-5.56) among HNP male individuals. Being FHS7 positive was also associated with significantly increased risk of cancer among 131 622 non-HNP female individuals (HR, 1.44; 95% CI, 1.22-1.70) but not am</vt:lpwstr>
  </property>
  <property fmtid="{D5CDD505-2E9C-101B-9397-08002B2CF9AE}" pid="954" name="ZOTERO_BREF_wAohZgoQFSo9_57">
    <vt:lpwstr>ong 114 982 non-HNP male individuals (HR, 1.11; 95% CI, 0.87-1.42). Among 1527 HNP survey respondents, 352 of 383 EHR-FHS7 positive patients (91.9%) were survey-FHS7 positive, but only 352 of 883 survey-FHS7 positive patients (39.9%) were EHR-FHS7 positiv</vt:lpwstr>
  </property>
  <property fmtid="{D5CDD505-2E9C-101B-9397-08002B2CF9AE}" pid="955" name="ZOTERO_BREF_wAohZgoQFSo9_58">
    <vt:lpwstr>e. Of the 29 913 FHS7-positive patients, 19 764 (66.1%) were identified only after parsing free-text family history comments. Socioeconomic differences were also observed between EHR-FHS7-negative and EHR-FHS7-positive patients, suggesting disparities in </vt:lpwstr>
  </property>
  <property fmtid="{D5CDD505-2E9C-101B-9397-08002B2CF9AE}" pid="956" name="ZOTERO_BREF_wAohZgoQFSo9_59">
    <vt:lpwstr>recording family history.\n              \n            \n            \n              Conclusions and Relevance\n              In this cross-sectional study, EHR-derived FHS7 identified thousands of patients with familial risk for breast cancer, indicating</vt:lpwstr>
  </property>
  <property fmtid="{D5CDD505-2E9C-101B-9397-08002B2CF9AE}" pid="957" name="ZOTERO_BREF_wAohZgoQFSo9_6">
    <vt:lpwstr>"container-title":"Nature genetics","DOI":"10.1038/ng.2528","ISSN":"1061-4036","issue":"4","journalAbbreviation":"Nat Genet","page":"422-427e2","PMID":"23535734","PMCID":"PMC4006270","source":"PubMed Central","title":"Identification of seven loci affectin</vt:lpwstr>
  </property>
  <property fmtid="{D5CDD505-2E9C-101B-9397-08002B2CF9AE}" pid="958" name="ZOTERO_BREF_wAohZgoQFSo9_60">
    <vt:lpwstr> a substantial gap in genetic testing. However, limitations in EHR family history data suggested that other identification methods, such as direct-to-patient questionnaires, are required to fully address this gap.","container-title":"JAMA Network Open","D</vt:lpwstr>
  </property>
  <property fmtid="{D5CDD505-2E9C-101B-9397-08002B2CF9AE}" pid="959" name="ZOTERO_BREF_wAohZgoQFSo9_61">
    <vt:lpwstr>OI":"10.1001/jamanetworkopen.2024.35901","ISSN":"2574-3805","issue":"9","journalAbbreviation":"JAMA Netw Open","language":"en","page":"e2435901","source":"DOI.org (Crossref)","title":"Screening Familial Risk for Hereditary Breast and Ovarian Cancer","volu</vt:lpwstr>
  </property>
  <property fmtid="{D5CDD505-2E9C-101B-9397-08002B2CF9AE}" pid="960" name="ZOTERO_BREF_wAohZgoQFSo9_62">
    <vt:lpwstr>me":"7","author":[{"family":"Kiser","given":"Daniel"},{"family":"Elhanan","given":"Gai"},{"family":"Bolze","given":"Alexandre"},{"family":"Neveux","given":"Iva"},{"family":"Schlauch","given":"Karen A."},{"family":"Metcalf","given":"William J."},{"family":</vt:lpwstr>
  </property>
  <property fmtid="{D5CDD505-2E9C-101B-9397-08002B2CF9AE}" pid="961" name="ZOTERO_BREF_wAohZgoQFSo9_63">
    <vt:lpwstr>"Cirulli","given":"Elizabeth T."},{"family":"McCarthy","given":"Catherine"},{"family":"Greenberg","given":"Leslie A."},{"family":"Grime","given":"Savanna"},{"family":"Blitstein","given":"Jamie M. Schnell"},{"family":"Plauth","given":"William"},{"family":"</vt:lpwstr>
  </property>
  <property fmtid="{D5CDD505-2E9C-101B-9397-08002B2CF9AE}" pid="962" name="ZOTERO_BREF_wAohZgoQFSo9_64">
    <vt:lpwstr>Grzymski","given":"Joseph J."}],"issued":{"date-parts":[["2024",9,25]]}}}],"schema":"https://github.com/citation-style-language/schema/raw/master/csl-citation.json"}</vt:lpwstr>
  </property>
  <property fmtid="{D5CDD505-2E9C-101B-9397-08002B2CF9AE}" pid="963" name="ZOTERO_BREF_wAohZgoQFSo9_7">
    <vt:lpwstr>g mean telomere length and their association with disease","volume":"45","author":[{"family":"Codd","given":"Veryan"},{"family":"Nelson","given":"Christopher P."},{"family":"Albrecht","given":"Eva"},{"family":"Mangino","given":"Massimo"},{"family":"Deelen</vt:lpwstr>
  </property>
  <property fmtid="{D5CDD505-2E9C-101B-9397-08002B2CF9AE}" pid="964" name="ZOTERO_BREF_wAohZgoQFSo9_8">
    <vt:lpwstr>","given":"Joris"},{"family":"Buxton","given":"Jessica L."},{"family":"Jan Hottenga","given":"Jouke"},{"family":"Fischer","given":"Krista"},{"family":"Esko","given":"Tõnu"},{"family":"Surakka","given":"Ida"},{"family":"Broer","given":"Linda"},{"family":"N</vt:lpwstr>
  </property>
  <property fmtid="{D5CDD505-2E9C-101B-9397-08002B2CF9AE}" pid="965" name="ZOTERO_BREF_wAohZgoQFSo9_9">
    <vt:lpwstr>yholt","given":"Dale R."},{"family":"Mateo Leach","given":"Irene"},{"family":"Salo","given":"Perttu"},{"family":"Hägg","given":"Sara"},{"family":"Matthews","given":"Mary K."},{"family":"Palmen","given":"Jutta"},{"family":"Norata","given":"Giuseppe D."},{"</vt:lpwstr>
  </property>
  <property fmtid="{D5CDD505-2E9C-101B-9397-08002B2CF9AE}" pid="966" name="ZOTERO_BREF_xJzGpQMjfMH9_1">
    <vt:lpwstr>ZOTERO_ITEM CSL_CITATION {"citationID":"1vwnQoHU","properties":{"formattedCitation":"(11\\uc0\\u8211{}13)","plainCitation":"(11–13)","noteIndex":0},"citationItems":[{"id":114,"uris":["http://zotero.org/users/local/WYtZaac4/items/DSEEG3N9"],"itemData":{"id</vt:lpwstr>
  </property>
  <property fmtid="{D5CDD505-2E9C-101B-9397-08002B2CF9AE}" pid="967" name="ZOTERO_BREF_xJzGpQMjfMH9_10">
    <vt:lpwstr>type 2 diabetes found non-significant associations with TL. One found longer TL from saliva. The remaining studies were of placental cells, buccal cells or sperm and all reported shorter TL associated with air pollution. Particulate matter (PM) was invest</vt:lpwstr>
  </property>
  <property fmtid="{D5CDD505-2E9C-101B-9397-08002B2CF9AE}" pid="968" name="ZOTERO_BREF_xJzGpQMjfMH9_11">
    <vt:lpwstr>igated in 8 articles, and the remainder assessed black carbon (BC), benzene, lead, cadmium and polycyclic aromatic hydrocarbon (PAH). Geographically, 11 studies were conducted in Europe, with 10 in Asia and 4 in North America. While all followed Cawthon’s</vt:lpwstr>
  </property>
  <property fmtid="{D5CDD505-2E9C-101B-9397-08002B2CF9AE}" pid="969" name="ZOTERO_BREF_xJzGpQMjfMH9_12">
    <vt:lpwstr> protocol for TL assessment, discordance in the reporting formats did not allow us to perform a quantitative meta-analysis.\n\nConclusions\nMost of the studies support the association of shorter TL with air pollution. Uniform reporting format would be war</vt:lpwstr>
  </property>
  <property fmtid="{D5CDD505-2E9C-101B-9397-08002B2CF9AE}" pid="970" name="ZOTERO_BREF_xJzGpQMjfMH9_13">
    <vt:lpwstr>ranted for future studies to estimate true effect size of air pollution on TL.","container-title":"Cardiovascular Diagnosis and Therapy","DOI":"10.21037/cdt.2018.06.05","ISSN":"2223-3652","issue":"4","journalAbbreviation":"Cardiovasc Diagn Ther","page":"4</vt:lpwstr>
  </property>
  <property fmtid="{D5CDD505-2E9C-101B-9397-08002B2CF9AE}" pid="971" name="ZOTERO_BREF_xJzGpQMjfMH9_14">
    <vt:lpwstr>80-492","PMID":"30214863","PMCID":"PMC6129826","source":"PubMed Central","title":"Air pollution and telomere length: a systematic review of 12,058 subjects","title-short":"Air pollution and telomere length","volume":"8","author":[{"family":"Zhao","given":</vt:lpwstr>
  </property>
  <property fmtid="{D5CDD505-2E9C-101B-9397-08002B2CF9AE}" pid="972" name="ZOTERO_BREF_xJzGpQMjfMH9_15">
    <vt:lpwstr>"Bing"},{"family":"Vo","given":"Ha Q."},{"family":"Johnston","given":"Fay H."},{"family":"Negishi","given":"Kazuaki"}],"issued":{"date-parts":[["2018",8]]}}},{"id":112,"uris":["http://zotero.org/users/local/WYtZaac4/items/CQT4L6Z4"],"itemData":{"id":112,"</vt:lpwstr>
  </property>
  <property fmtid="{D5CDD505-2E9C-101B-9397-08002B2CF9AE}" pid="973" name="ZOTERO_BREF_xJzGpQMjfMH9_16">
    <vt:lpwstr>type":"article-journal","container-title":"American Journal of Respiratory and Critical Care Medicine","DOI":"10.1164/rccm.201110-1764ED","ISSN":"1535-4970","issue":"12","journalAbbreviation":"Am J Respir Crit Care Med","language":"eng","page":"1327-1329"</vt:lpwstr>
  </property>
  <property fmtid="{D5CDD505-2E9C-101B-9397-08002B2CF9AE}" pid="974" name="ZOTERO_BREF_xJzGpQMjfMH9_17">
    <vt:lpwstr>,"PMID":"22174110","source":"PubMed","title":"Aging, inflammation, and emphysema","volume":"184","author":[{"family":"MacNee","given":"William"}],"issued":{"date-parts":[["2011",12,15]]}}}],"schema":"https://github.com/citation-style-language/schema/raw/m</vt:lpwstr>
  </property>
  <property fmtid="{D5CDD505-2E9C-101B-9397-08002B2CF9AE}" pid="975" name="ZOTERO_BREF_xJzGpQMjfMH9_18">
    <vt:lpwstr>aster/csl-citation.json"}</vt:lpwstr>
  </property>
  <property fmtid="{D5CDD505-2E9C-101B-9397-08002B2CF9AE}" pid="976" name="ZOTERO_BREF_xJzGpQMjfMH9_2">
    <vt:lpwstr>":114,"type":"article-journal","container-title":"American Journal of Therapeutics","DOI":"10.1097/MJT.0b013e3181cf8ebb","ISSN":"1075-2765","issue":"6","language":"en","page":"e209-e226","source":"DOI.org (Crossref)","title":"Telomere Length is a Biomarke</vt:lpwstr>
  </property>
  <property fmtid="{D5CDD505-2E9C-101B-9397-08002B2CF9AE}" pid="977" name="ZOTERO_BREF_xJzGpQMjfMH9_3">
    <vt:lpwstr>r of Cumulative Oxidative Stress, Biologic Age, and an Independent Predictor of Survival and Therapeutic Treatment Requirement Associated With Smoking Behavior","volume":"18","author":[{"family":"Babizhayev","given":"Mark A"},{"family":"Savel'yeva","given</vt:lpwstr>
  </property>
  <property fmtid="{D5CDD505-2E9C-101B-9397-08002B2CF9AE}" pid="978" name="ZOTERO_BREF_xJzGpQMjfMH9_4">
    <vt:lpwstr>":"Ekaterina L"},{"family":"Moskvina","given":"Svetlana N"},{"family":"Yegorov","given":"Yegor E"}],"issued":{"date-parts":[["2011",11]]}}},{"id":34,"uris":["http://zotero.org/users/local/WYtZaac4/items/WARK2WCS"],"itemData":{"id":34,"type":"article-journ</vt:lpwstr>
  </property>
  <property fmtid="{D5CDD505-2E9C-101B-9397-08002B2CF9AE}" pid="979" name="ZOTERO_BREF_xJzGpQMjfMH9_5">
    <vt:lpwstr>al","abstract":"Background\nOver recent decades, adverse effects of ambient air pollution on the cardiovascular system have been clearly demonstrated. However, the underlying mechanisms are not fully elucidated. Air pollution may accelerates biological ag</vt:lpwstr>
  </property>
  <property fmtid="{D5CDD505-2E9C-101B-9397-08002B2CF9AE}" pid="980" name="ZOTERO_BREF_xJzGpQMjfMH9_6">
    <vt:lpwstr>ing and thereby the susceptibility to cardiovascular diseases (CVDs). Telomeres are tandem repetitive DNA complexes that play a critical role in maintaining chromosome stability. There are, however, heterogeneities among the reported effects of air pollut</vt:lpwstr>
  </property>
  <property fmtid="{D5CDD505-2E9C-101B-9397-08002B2CF9AE}" pid="981" name="ZOTERO_BREF_xJzGpQMjfMH9_7">
    <vt:lpwstr>ion on telomere. This study sought to evaluate the existing literature on the association between air pollution and telomere length (TL).\n\nMethods\nTwo reviewers independently searched on electronic databases including PUBMED, EMBASE, SCOPUS, WEB OF SCI</vt:lpwstr>
  </property>
  <property fmtid="{D5CDD505-2E9C-101B-9397-08002B2CF9AE}" pid="982" name="ZOTERO_BREF_xJzGpQMjfMH9_8">
    <vt:lpwstr>ENCE and Ovid. The key terms were “air pollution” and “telomere” without language restriction. Articles relating to tobacco smoke were excluded.\n\nResults\nA total of 12,058 subjects from 25 articles remained for final review. All were observational stud</vt:lpwstr>
  </property>
  <property fmtid="{D5CDD505-2E9C-101B-9397-08002B2CF9AE}" pid="983" name="ZOTERO_BREF_xJzGpQMjfMH9_9">
    <vt:lpwstr>ies: 14 cross-sectional, 6 cohort and 5 case-control studies. Nineteen (76%) assessed leukocyte telomere length (LTL) of which 15 found associations between air pollution and shorter TL, 2 with longer TL, 1 had mixed results, and a study of patients with </vt:lpwstr>
  </property>
  <property fmtid="{D5CDD505-2E9C-101B-9397-08002B2CF9AE}" pid="984" name="ZOTERO_BREF_xmpuJIaMydb4_1">
    <vt:lpwstr>ZOTERO_ITEM CSL_CITATION {"citationID":"74tbItQT","properties":{"formattedCitation":"(20)","plainCitation":"(20)","noteIndex":0},"citationItems":[{"id":53,"uris":["http://zotero.org/users/local/WYtZaac4/items/CEJ3GXLI"],"itemData":{"id":53,"type":"article</vt:lpwstr>
  </property>
  <property fmtid="{D5CDD505-2E9C-101B-9397-08002B2CF9AE}" pid="985" name="ZOTERO_BREF_xmpuJIaMydb4_2">
    <vt:lpwstr>-journal","abstract":"Although blood pressure (BP) is lower in women than in men during the reproductive years, 50% of all cardiovascular disease (CVD)-related deaths occur in women, resulting in a greater incidence of CVD in older women than in age-match</vt:lpwstr>
  </property>
  <property fmtid="{D5CDD505-2E9C-101B-9397-08002B2CF9AE}" pid="986" name="ZOTERO_BREF_xmpuJIaMydb4_3">
    <vt:lpwstr>ed men.The same mechanisms that regulate BP and cardiovascular function are present in both men and women, but these systems are shifted towards cardioprotective pathways in women between puberty and menopause.Sex hormones such as oestrogen and testostero</vt:lpwstr>
  </property>
  <property fmtid="{D5CDD505-2E9C-101B-9397-08002B2CF9AE}" pid="987" name="ZOTERO_BREF_xmpuJIaMydb4_4">
    <vt:lpwstr>ne have a role in cardioprotection by modulating vasodilator and vasoconstrictor pathways, including the renin–angiotensin–aldosterone system (RAAS) and the endothelin system.The sex chromosome complement can act independently of sex hormone effects, whic</vt:lpwstr>
  </property>
  <property fmtid="{D5CDD505-2E9C-101B-9397-08002B2CF9AE}" pid="988" name="ZOTERO_BREF_xmpuJIaMydb4_5">
    <vt:lpwstr>h results in sex-specific, age-specific and tissue-specific differences in gene transcription.Obesity affects more women than men; as obesity is associated with a loss of cardioprotection, CVD occurs at an earlier age in obese women than in lean women.Wom</vt:lpwstr>
  </property>
  <property fmtid="{D5CDD505-2E9C-101B-9397-08002B2CF9AE}" pid="989" name="ZOTERO_BREF_xmpuJIaMydb4_6">
    <vt:lpwstr>en have a longer lifespan than men and develop age-related and CVD-related pathologies later in life; these beneficial outcomes might be due in part to sex differences in cell injury and repair pathways that delay the chronic accumulation of senescent cel</vt:lpwstr>
  </property>
  <property fmtid="{D5CDD505-2E9C-101B-9397-08002B2CF9AE}" pid="990" name="ZOTERO_BREF_xmpuJIaMydb4_7">
    <vt:lpwstr>ls, end-organ damage and the progression of CVD.","container-title":"Nature Reviews Nephrology","DOI":"10.1038/nrneph.2017.189","ISSN":"1759-507X","issue":"3","journalAbbreviation":"Nat Rev Nephrol","language":"en","license":"2018 Springer Nature Limited"</vt:lpwstr>
  </property>
  <property fmtid="{D5CDD505-2E9C-101B-9397-08002B2CF9AE}" pid="991" name="ZOTERO_BREF_xmpuJIaMydb4_8">
    <vt:lpwstr>,"page":"185-201","publisher":"Nature Publishing Group","source":"www.nature.com","title":"Sex-specific differences in hypertension and associated cardiovascular disease","volume":"14","author":[{"family":"Colafella","given":"Katrina M. Mirabito"},{"famil</vt:lpwstr>
  </property>
  <property fmtid="{D5CDD505-2E9C-101B-9397-08002B2CF9AE}" pid="992" name="ZOTERO_BREF_xmpuJIaMydb4_9">
    <vt:lpwstr>y":"Denton","given":"Kate M."}],"issued":{"date-parts":[["2018",3]]}}}],"schema":"https://github.com/citation-style-language/schema/raw/master/csl-citation.json"}</vt:lpwstr>
  </property>
  <property fmtid="{D5CDD505-2E9C-101B-9397-08002B2CF9AE}" pid="993" name="ZOTERO_BREF_y1zsXluqBLtx_1">
    <vt:lpwstr>ZOTERO_ITEM CSL_CITATION {"citationID":"Tfgicuuf","properties":{"formattedCitation":"(28)","plainCitation":"(28)","noteIndex":0},"citationItems":[{"id":77,"uris":["http://zotero.org/users/local/WYtZaac4/items/5NZZJAKN"],"itemData":{"id":77,"type":"article</vt:lpwstr>
  </property>
  <property fmtid="{D5CDD505-2E9C-101B-9397-08002B2CF9AE}" pid="994" name="ZOTERO_BREF_y1zsXluqBLtx_10">
    <vt:lpwstr>al Involvement in Spondyloarthritis study","title-short":"Age at onset in axial spondyloarthritis around the world","volume":"61","author":[{"family":"Boel","given":"Anne"},{"family":"López-Medina","given":"Clementina"},{"family":"Heijde","given":"Désirée</vt:lpwstr>
  </property>
  <property fmtid="{D5CDD505-2E9C-101B-9397-08002B2CF9AE}" pid="995" name="ZOTERO_BREF_y1zsXluqBLtx_11">
    <vt:lpwstr> M. F. M.","non-dropping-particle":"van der"},{"family":"Gaalen","given":"Floris Alexander","non-dropping-particle":"van"}],"issued":{"date-parts":[["2022",4,11]]}}}],"schema":"https://github.com/citation-style-language/schema/raw/master/csl-citation.json</vt:lpwstr>
  </property>
  <property fmtid="{D5CDD505-2E9C-101B-9397-08002B2CF9AE}" pid="996" name="ZOTERO_BREF_y1zsXluqBLtx_12">
    <vt:lpwstr>"}</vt:lpwstr>
  </property>
  <property fmtid="{D5CDD505-2E9C-101B-9397-08002B2CF9AE}" pid="997" name="ZOTERO_BREF_y1zsXluqBLtx_2">
    <vt:lpwstr>-journal","abstract":"OBJECTIVE: Age at onset is useful in identifying chronic back patients at an increased risk of axial SpA (axSpA). However, the majority of data on which the criterion of age at onset &lt;45 years is based originates from Europe. Therefo</vt:lpwstr>
  </property>
  <property fmtid="{D5CDD505-2E9C-101B-9397-08002B2CF9AE}" pid="998" name="ZOTERO_BREF_y1zsXluqBLtx_3">
    <vt:lpwstr>re it is unknown if this criterion applies in other parts of the world. We aimed to assess the age at onset of axSpA and its relationship with HLA-B27 and gender across the world.\nMETHODS: Analyses were applied to patients from 24 countries across the wo</vt:lpwstr>
  </property>
  <property fmtid="{D5CDD505-2E9C-101B-9397-08002B2CF9AE}" pid="999" name="ZOTERO_BREF_y1zsXluqBLtx_4">
    <vt:lpwstr>rld with an axSpA diagnosis and known age at onset of axial complaints. Cumulative probability plots were used to display the cumulative distribution of age at onset of axial symptoms. Linear regression models were built to assess the effect of HLA-B27 an</vt:lpwstr>
  </property>
  <property fmtid="{D5CDD505-2E9C-101B-9397-08002B2CF9AE}" pid="1000" name="ZOTERO_BREF_y1zsXluqBLtx_5">
    <vt:lpwstr>d gender on age at onset of axial symptoms.\nRESULTS: Of 2579 axSpA patients, 92% had an age at onset of axial symptoms &lt;45 years, with only small variations across the geographical regions [Asia, n = 574 (94%); Europe and North America, n = 988 (92%); La</vt:lpwstr>
  </property>
  <property fmtid="{D5CDD505-2E9C-101B-9397-08002B2CF9AE}" pid="1001" name="ZOTERO_BREF_y1zsXluqBLtx_6">
    <vt:lpwstr>tin America, n = 246 (89%); Middle East and North Africa, n = 771 (91%)]. Age at onset of axial symptoms was consistently lower in HLA-B27-positive patients {median 25 years [interquartile range (IQR) 19-32] vs 31 [IQR 22-39]} and male patients [median 25</vt:lpwstr>
  </property>
  <property fmtid="{D5CDD505-2E9C-101B-9397-08002B2CF9AE}" pid="1002" name="ZOTERO_BREF_y1zsXluqBLtx_7">
    <vt:lpwstr> years (IQR 19-33) vs 28 (IQR 21-37)], but in multivariable models an additional statistically significant effect of male gender independent of HLA-B27 was only found in Asia.\nCONCLUSION: Around the world, the great majority of axSpA patients had an age </vt:lpwstr>
  </property>
  <property fmtid="{D5CDD505-2E9C-101B-9397-08002B2CF9AE}" pid="1003" name="ZOTERO_BREF_y1zsXluqBLtx_8">
    <vt:lpwstr>at onset of axial disease of &lt;45 years, with HLA-B27 and male gender associated with earlier disease onset.","container-title":"Rheumatology (Oxford, England)","DOI":"10.1093/rheumatology/keab544","ISSN":"1462-0332","issue":"4","journalAbbreviation":"Rheu</vt:lpwstr>
  </property>
  <property fmtid="{D5CDD505-2E9C-101B-9397-08002B2CF9AE}" pid="1004" name="ZOTERO_BREF_y1zsXluqBLtx_9">
    <vt:lpwstr>matology (Oxford)","language":"eng","page":"1468-1475","PMID":"34260699","PMCID":"PMC8996784","source":"PubMed","title":"Age at onset in axial spondyloarthritis around the world: data from the Assessment in SpondyloArthritis international Society Peripher</vt:lpwstr>
  </property>
  <property fmtid="{D5CDD505-2E9C-101B-9397-08002B2CF9AE}" pid="1005" name="ZOTERO_BREF_ypRpWa9hQMYo_1">
    <vt:lpwstr>ZOTERO_ITEM CSL_CITATION {"citationID":"zX6RtBKm","properties":{"formattedCitation":"(38)","plainCitation":"(38)","noteIndex":0},"citationItems":[{"id":96,"uris":["http://zotero.org/users/local/WYtZaac4/items/A3ADNM2J"],"itemData":{"id":96,"type":"article</vt:lpwstr>
  </property>
  <property fmtid="{D5CDD505-2E9C-101B-9397-08002B2CF9AE}" pid="1006" name="ZOTERO_BREF_ypRpWa9hQMYo_2">
    <vt:lpwstr>-journal","container-title":"The American Journal of Clinical Nutrition","DOI":"10.1093/ajcn/nqaa238","ISSN":"00029165","issue":"1","journalAbbreviation":"The American Journal of Clinical Nutrition","language":"en","page":"129-141","source":"DOI.org (Cros</vt:lpwstr>
  </property>
  <property fmtid="{D5CDD505-2E9C-101B-9397-08002B2CF9AE}" pid="1007" name="ZOTERO_BREF_ypRpWa9hQMYo_3">
    <vt:lpwstr>sref)","title":"The obesity paradox for mid- and long-term mortality in older cancer patients: a prospective multicenter cohort study","title-short":"The obesity paradox for mid- and long-term mortality in older cancer patients","volume":"113","author":[{</vt:lpwstr>
  </property>
  <property fmtid="{D5CDD505-2E9C-101B-9397-08002B2CF9AE}" pid="1008" name="ZOTERO_BREF_ypRpWa9hQMYo_4">
    <vt:lpwstr>"family":"Martinez-Tapia","given":"Claudia"},{"family":"Diot","given":"Thomas"},{"family":"Oubaya","given":"Nadia"},{"family":"Paillaud","given":"Elena"},{"family":"Poisson","given":"Johanne"},{"family":"Gisselbrecht","given":"Mathilde"},{"family":"Moriss</vt:lpwstr>
  </property>
  <property fmtid="{D5CDD505-2E9C-101B-9397-08002B2CF9AE}" pid="1009" name="ZOTERO_BREF_ypRpWa9hQMYo_5">
    <vt:lpwstr>et","given":"Laure"},{"family":"Caillet","given":"Philippe"},{"family":"Baudin","given":"Aurélie"},{"family":"Pamoukdjian","given":"Fréderic"},{"family":"Broussier","given":"Amaury"},{"family":"Bastuji-Garin","given":"Sylvie"},{"family":"Laurent","given":</vt:lpwstr>
  </property>
  <property fmtid="{D5CDD505-2E9C-101B-9397-08002B2CF9AE}" pid="1010" name="ZOTERO_BREF_ypRpWa9hQMYo_6">
    <vt:lpwstr>"Marie"},{"family":"Canouï-Poitrine","given":"Florence"}],"issued":{"date-parts":[["2021",1]]}}}],"schema":"https://github.com/citation-style-language/schema/raw/master/csl-citation.json"}</vt:lpwstr>
  </property>
  <property fmtid="{D5CDD505-2E9C-101B-9397-08002B2CF9AE}" pid="1011" name="ZOTERO_BREF_zNoiYcFEgCYc_1">
    <vt:lpwstr>ZOTERO_ITEM CSL_CITATION {"citationID":"cbtY08Wq","properties":{"formattedCitation":"(45)","plainCitation":"(45)","noteIndex":0},"citationItems":[{"id":107,"uris":["http://zotero.org/users/local/WYtZaac4/items/HGMHMJXA"],"itemData":{"id":107,"type":"artic</vt:lpwstr>
  </property>
  <property fmtid="{D5CDD505-2E9C-101B-9397-08002B2CF9AE}" pid="1012" name="ZOTERO_BREF_zNoiYcFEgCYc_2">
    <vt:lpwstr>le-journal","container-title":"Annals of Oncology","DOI":"10.1093/annonc/mdz136","ISSN":"09237534","issue":"8","journalAbbreviation":"Annals of Oncology","language":"en","license":"https://www.elsevier.com/tdm/userlicense/1.0/","page":"1221-1231","source"</vt:lpwstr>
  </property>
  <property fmtid="{D5CDD505-2E9C-101B-9397-08002B2CF9AE}" pid="1013" name="ZOTERO_BREF_zNoiYcFEgCYc_3">
    <vt:lpwstr>:"DOI.org (Crossref)","title":"Germline-focussed analysis of tumour-only sequencing: recommendations from the ESMO Precision Medicine Working Group","title-short":"Germline-focussed analysis of tumour-only sequencing","volume":"30","author":[{"family":"Ma</vt:lpwstr>
  </property>
  <property fmtid="{D5CDD505-2E9C-101B-9397-08002B2CF9AE}" pid="1014" name="ZOTERO_BREF_zNoiYcFEgCYc_4">
    <vt:lpwstr>ndelker","given":"D."},{"family":"Donoghue","given":"M."},{"family":"Talukdar","given":"S."},{"family":"Bandlamudi","given":"C."},{"family":"Srinivasan","given":"P."},{"family":"Vivek","given":"M."},{"family":"Jezdic","given":"S."},{"family":"Hanson","giv</vt:lpwstr>
  </property>
  <property fmtid="{D5CDD505-2E9C-101B-9397-08002B2CF9AE}" pid="1015" name="ZOTERO_BREF_zNoiYcFEgCYc_5">
    <vt:lpwstr>en":"H."},{"family":"Snape","given":"K."},{"family":"Kulkarni","given":"A."},{"family":"Hawkes","given":"L."},{"family":"Douillard","given":"J.-Y"},{"family":"Wallace","given":"S.E."},{"family":"Rial-Sebbag","given":"E."},{"family":"Meric-Bersntam","given</vt:lpwstr>
  </property>
  <property fmtid="{D5CDD505-2E9C-101B-9397-08002B2CF9AE}" pid="1016" name="ZOTERO_BREF_zNoiYcFEgCYc_6">
    <vt:lpwstr>":"F."},{"family":"George","given":"A."},{"family":"Chubb","given":"D."},{"family":"Loveday","given":"C."},{"family":"Ladanyi","given":"M."},{"family":"Berger","given":"M.F."},{"family":"Taylor","given":"B.S."},{"family":"Turnbull","given":"C."}],"issued"</vt:lpwstr>
  </property>
  <property fmtid="{D5CDD505-2E9C-101B-9397-08002B2CF9AE}" pid="1017" name="ZOTERO_BREF_zNoiYcFEgCYc_7">
    <vt:lpwstr>:{"date-parts":[["2019",8]]}}}],"schema":"https://github.com/citation-style-language/schema/raw/master/csl-citation.json"}</vt:lpwstr>
  </property>
  <property fmtid="{D5CDD505-2E9C-101B-9397-08002B2CF9AE}" pid="1018" name="ZOTERO_BREF_znLxoZMPAgTw_1">
    <vt:lpwstr>ZOTERO_ITEM CSL_CITATION {"citationID":"bI0EKcPG","properties":{"formattedCitation":"(6\\uc0\\u8211{}9)","plainCitation":"(6–9)","noteIndex":0},"citationItems":[{"id":111,"uris":["http://zotero.org/users/local/WYtZaac4/items/5SMF83SS"],"itemData":{"id":11</vt:lpwstr>
  </property>
  <property fmtid="{D5CDD505-2E9C-101B-9397-08002B2CF9AE}" pid="1019" name="ZOTERO_BREF_znLxoZMPAgTw_10">
    <vt:lpwstr>NS related to psychopathology. We wanted to test if these genetic associations extended to life satisfaction, as there is an interest in understanding the associations between psychopathology-related traits and constructs that are not just the absence of </vt:lpwstr>
  </property>
  <property fmtid="{D5CDD505-2E9C-101B-9397-08002B2CF9AE}" pid="1020" name="ZOTERO_BREF_znLxoZMPAgTw_11">
    <vt:lpwstr>psychopathology, but positive outcomes (e.g., well-being variables). Thus, we used Genomic Structural Equation Modeling (gSEM) to analyze summary-level genomic data (i.e., effects of genetic variants on constructs of interest) from large-scale GWAS of Eur</vt:lpwstr>
  </property>
  <property fmtid="{D5CDD505-2E9C-101B-9397-08002B2CF9AE}" pid="1021" name="ZOTERO_BREF_znLxoZMPAgTw_12">
    <vt:lpwstr>opean ancestry individuals. Results suggest that the best-fitting model is a Bifactor Model, in which unique alcohol use, unique AUD, and common alcohol factors are extracted. The genetic correlation (rg) between life satisfaction-AUD specific factor was </vt:lpwstr>
  </property>
  <property fmtid="{D5CDD505-2E9C-101B-9397-08002B2CF9AE}" pid="1022" name="ZOTERO_BREF_znLxoZMPAgTw_13">
    <vt:lpwstr>near zero, the rg with the alcohol use specific factor was positive and significant, and the rg with the common alcohol factor was negative and significant. Findings indicate that life satisfaction shares genetic etiology with typical alcohol use and life</vt:lpwstr>
  </property>
  <property fmtid="{D5CDD505-2E9C-101B-9397-08002B2CF9AE}" pid="1023" name="ZOTERO_BREF_znLxoZMPAgTw_14">
    <vt:lpwstr> dissatisfaction shares genetic etiology with heavy alcohol use.","container-title":"Scientific Reports","DOI":"10.1038/s41598-023-40199-1","ISSN":"2045-2322","journalAbbreviation":"Sci Rep","page":"13443","PMID":"37596344","PMCID":"PMC10439217","source":</vt:lpwstr>
  </property>
  <property fmtid="{D5CDD505-2E9C-101B-9397-08002B2CF9AE}" pid="1024" name="ZOTERO_BREF_znLxoZMPAgTw_15">
    <vt:lpwstr>"PubMed Central","title":"Genetic associations between alcohol phenotypes and life satisfaction: a genomic structural equation modelling approach","title-short":"Genetic associations between alcohol phenotypes and life satisfaction","volume":"13","author"</vt:lpwstr>
  </property>
  <property fmtid="{D5CDD505-2E9C-101B-9397-08002B2CF9AE}" pid="1025" name="ZOTERO_BREF_znLxoZMPAgTw_16">
    <vt:lpwstr>:[{"family":"Bountress","given":"Kaitlin E."},{"family":"Cusack","given":"Shannon E."},{"family":"Hawn","given":"Sage E."},{"family":"Grotzinger","given":"Andrew"},{"family":"Bustamante","given":"Daniel"},{"family":"Kirkpatrick","given":"Robert M."},{"fam</vt:lpwstr>
  </property>
  <property fmtid="{D5CDD505-2E9C-101B-9397-08002B2CF9AE}" pid="1026" name="ZOTERO_BREF_znLxoZMPAgTw_17">
    <vt:lpwstr>ily":"Edenberg","given":"Howard J."},{"family":"Amstadter","given":"Ananda B."}],"issued":{"date-parts":[["2023",8,18]]}}},{"id":20,"uris":["http://zotero.org/users/local/WYtZaac4/items/MXTHNW6V"],"itemData":{"id":20,"type":"article-journal","abstract":"B</vt:lpwstr>
  </property>
  <property fmtid="{D5CDD505-2E9C-101B-9397-08002B2CF9AE}" pid="1027" name="ZOTERO_BREF_znLxoZMPAgTw_18">
    <vt:lpwstr>ackground: to distinguish direct and indirect pathways to frailty phenotype, and quantify associations between two frailty components (i.e., sarcopenia and cachexia) regarding mortality and morbidity in older adults with cancer. Methods: all consecutive o</vt:lpwstr>
  </property>
  <property fmtid="{D5CDD505-2E9C-101B-9397-08002B2CF9AE}" pid="1028" name="ZOTERO_BREF_znLxoZMPAgTw_19">
    <vt:lpwstr>lder outpatients with cancer were included in a prospective two-centre cohort study between 2013 and 2017 and had geriatric assessment. We used the frailty phenotype. Sarcopenia and cachexia were built as latent variables by including observed variables r</vt:lpwstr>
  </property>
  <property fmtid="{D5CDD505-2E9C-101B-9397-08002B2CF9AE}" pid="1029" name="ZOTERO_BREF_znLxoZMPAgTw_2">
    <vt:lpwstr>1,"type":"article-journal","abstract":"We tested a conceptual model that describes the relationship between individuals’ understanding of the multifactorial nature of cancer and their self-reported colorectal cancer screening. We collected cross-sectional</vt:lpwstr>
  </property>
  <property fmtid="{D5CDD505-2E9C-101B-9397-08002B2CF9AE}" pid="1030" name="ZOTERO_BREF_znLxoZMPAgTw_20">
    <vt:lpwstr>elated to physical performances and related to nutrition and inﬂammation respectively. Structural equation modelling was used to distinguish between direct and indirect eﬀects of the frailty parameters on the risk of death (Model 1) and the risk of morbid</vt:lpwstr>
  </property>
  <property fmtid="{D5CDD505-2E9C-101B-9397-08002B2CF9AE}" pid="1031" name="ZOTERO_BREF_znLxoZMPAgTw_21">
    <vt:lpwstr>ity (deﬁned by unplanned hospitalization and/or disability and/or a fall; Model 2). The root mean square error of approximation (RMSEA) and the comparative ﬁt index (CFI) were used to assess the model ﬁt. Results: 603 older outpatients were included (mean</vt:lpwstr>
  </property>
  <property fmtid="{D5CDD505-2E9C-101B-9397-08002B2CF9AE}" pid="1032" name="ZOTERO_BREF_znLxoZMPAgTw_22">
    <vt:lpwstr> age: 81.2 ± 6.1; women: 54%; frailty phenotype: 58%). The 6-month mortality and morbidity rates were 18% and 64%, respectively. The ﬁt was good for both models (RMSEA and CFI = 0.029 [0.017–0.039] and 0.99 for Model 1, and 0.028 [0.017–0.039] and 0.99 fo</vt:lpwstr>
  </property>
  <property fmtid="{D5CDD505-2E9C-101B-9397-08002B2CF9AE}" pid="1033" name="ZOTERO_BREF_znLxoZMPAgTw_23">
    <vt:lpwstr>r Model 2, respectively). Sarcopenia and cachexia were both directly and signiﬁcantly associated with 6-month mortality (βsarcopenia = 0.18, p = 0.01; βcachexia = 0.52, p &lt; 0.0001) and morbidity (βsarcopenia = 0.37, p &lt; 0.0001; βcachexia = 0.19, p &lt; 0.02)</vt:lpwstr>
  </property>
  <property fmtid="{D5CDD505-2E9C-101B-9397-08002B2CF9AE}" pid="1034" name="ZOTERO_BREF_znLxoZMPAgTw_24">
    <vt:lpwstr>. Conclusions: sarcopenia and cachexia had a direct pathway with 6-month mortality and morbidity in older cancer patients.","container-title":"Journal of Clinical Medicine","DOI":"10.3390/jcm9061826","ISSN":"2077-0383","issue":"6","journalAbbreviation":"J</vt:lpwstr>
  </property>
  <property fmtid="{D5CDD505-2E9C-101B-9397-08002B2CF9AE}" pid="1035" name="ZOTERO_BREF_znLxoZMPAgTw_25">
    <vt:lpwstr>CM","language":"en","page":"1826","source":"DOI.org (Crossref)","title":"Frailty Parameters, Morbidity and Mortality in Older Adults with Cancer: A Structural Equation Modelling Approach Based on the Fried Phenotype","title-short":"Frailty Parameters, Mor</vt:lpwstr>
  </property>
  <property fmtid="{D5CDD505-2E9C-101B-9397-08002B2CF9AE}" pid="1036" name="ZOTERO_BREF_znLxoZMPAgTw_26">
    <vt:lpwstr>bidity and Mortality in Older Adults with Cancer","volume":"9","author":[{"family":"Pamoukdjian","given":"Frederic"},{"family":"Laurent","given":"Marie"},{"family":"Martinez-Tapia","given":"Claudia"},{"family":"Rolland","given":"Yves"},{"family":"Paillaud</vt:lpwstr>
  </property>
  <property fmtid="{D5CDD505-2E9C-101B-9397-08002B2CF9AE}" pid="1037" name="ZOTERO_BREF_znLxoZMPAgTw_27">
    <vt:lpwstr>","given":"Elena"},{"family":"Canoui-Poitrine","given":"Florence"}],"issued":{"date-parts":[["2020",6,11]]}}},{"id":21,"uris":["http://zotero.org/users/local/WYtZaac4/items/LBJFMA9W"],"itemData":{"id":21,"type":"article-journal","abstract":"This commentar</vt:lpwstr>
  </property>
  <property fmtid="{D5CDD505-2E9C-101B-9397-08002B2CF9AE}" pid="1038" name="ZOTERO_BREF_znLxoZMPAgTw_28">
    <vt:lpwstr>y provides a brief mathematical review of exploratory factor analysis, the common factor model, and principal components analysis. Details and recommendations related to the goals, measurement scales, estimation technique, factor retention, item retention</vt:lpwstr>
  </property>
  <property fmtid="{D5CDD505-2E9C-101B-9397-08002B2CF9AE}" pid="1039" name="ZOTERO_BREF_znLxoZMPAgTw_29">
    <vt:lpwstr>, and rotation of factors. For researchers interested in attempting to identify latent factors, exploratory factor analysis, the common factor model, is the appropriate analysis. For surveys with Likert-type scales weighted least squares with robust stand</vt:lpwstr>
  </property>
  <property fmtid="{D5CDD505-2E9C-101B-9397-08002B2CF9AE}" pid="1040" name="ZOTERO_BREF_znLxoZMPAgTw_3">
    <vt:lpwstr> survey data from 205 men and women age 50–75. Data were analyzed using structural equation modeling. The proposed model had reasonable fit (RMSEA = 0.09, CFI = 0.65). Multifactorial causal beliefs were associated with cancer risk perceptions (β = 0.16, p</vt:lpwstr>
  </property>
  <property fmtid="{D5CDD505-2E9C-101B-9397-08002B2CF9AE}" pid="1041" name="ZOTERO_BREF_znLxoZMPAgTw_30">
    <vt:lpwstr>ard errors is recommended along with oblique rotation. Alternative techniques for analyzing the data, e.g., item response theory and machine learning, are briefly discussed. Finally, a basic check list for researchers and reviewers is provided.","containe</vt:lpwstr>
  </property>
  <property fmtid="{D5CDD505-2E9C-101B-9397-08002B2CF9AE}" pid="1042" name="ZOTERO_BREF_znLxoZMPAgTw_31">
    <vt:lpwstr>r-title":"Research in Social and Administrative Pharmacy","DOI":"10.1016/j.sapharm.2020.07.027","ISSN":"1551-7411","issue":"5","journalAbbreviation":"Research in Social and Administrative Pharmacy","page":"1004-1011","source":"ScienceDirect","title":"Issu</vt:lpwstr>
  </property>
  <property fmtid="{D5CDD505-2E9C-101B-9397-08002B2CF9AE}" pid="1043" name="ZOTERO_BREF_znLxoZMPAgTw_32">
    <vt:lpwstr>es and recommendations for exploratory factor analysis and principal component analysis","volume":"17","author":[{"family":"Schreiber","given":"James B."}],"issued":{"date-parts":[["2021",5,1]]}}}],"schema":"https://github.com/citation-style-language/sche</vt:lpwstr>
  </property>
  <property fmtid="{D5CDD505-2E9C-101B-9397-08002B2CF9AE}" pid="1044" name="ZOTERO_BREF_znLxoZMPAgTw_33">
    <vt:lpwstr>ma/raw/master/csl-citation.json"}</vt:lpwstr>
  </property>
  <property fmtid="{D5CDD505-2E9C-101B-9397-08002B2CF9AE}" pid="1045" name="ZOTERO_BREF_znLxoZMPAgTw_4">
    <vt:lpwstr> = 0.019) and more optimistic cancer cognitions (β = 0.17, p = 0.013). However, these constructs were not associated with colorectal cancer screening ( p’s &gt; 0.05). Further testing could reveal whether this model can be applied to other cancer-related hea</vt:lpwstr>
  </property>
  <property fmtid="{D5CDD505-2E9C-101B-9397-08002B2CF9AE}" pid="1046" name="ZOTERO_BREF_znLxoZMPAgTw_5">
    <vt:lpwstr>lth behaviors including lifestyle changes and genetic testing.","container-title":"Journal of Health Psychology","DOI":"10.1177/13591053211037737","ISSN":"1359-1053, 1461-7277","issue":"11","journalAbbreviation":"J Health Psychol","language":"en","page":"</vt:lpwstr>
  </property>
  <property fmtid="{D5CDD505-2E9C-101B-9397-08002B2CF9AE}" pid="1047" name="ZOTERO_BREF_znLxoZMPAgTw_6">
    <vt:lpwstr>2463-2477","source":"DOI.org (Crossref)","title":"Multifactorial causal beliefs and colorectal cancer screening: A structural equation modeling investigation","title-short":"Multifactorial causal beliefs and colorectal cancer screening","volume":"27","aut</vt:lpwstr>
  </property>
  <property fmtid="{D5CDD505-2E9C-101B-9397-08002B2CF9AE}" pid="1048" name="ZOTERO_BREF_znLxoZMPAgTw_7">
    <vt:lpwstr>hor":[{"family":"Allen","given":"Caitlin"},{"family":"Waters","given":"Erika A"},{"family":"Hamilton","given":"Jada G"},{"family":"Vu","given":"Milkie"},{"family":"Gabriel","given":"Jazmine"},{"family":"Roberts","given":"Megan C"}],"issued":{"date-parts":</vt:lpwstr>
  </property>
  <property fmtid="{D5CDD505-2E9C-101B-9397-08002B2CF9AE}" pid="1049" name="ZOTERO_BREF_znLxoZMPAgTw_8">
    <vt:lpwstr>[["2022",9]]}}},{"id":16,"uris":["http://zotero.org/users/local/WYtZaac4/items/3S6JJ7RR"],"itemData":{"id":16,"type":"article-journal","abstract":"Alcohol use (i.e., quantity, frequency) and alcohol use disorder (AUD) are common, associated with adverse o</vt:lpwstr>
  </property>
  <property fmtid="{D5CDD505-2E9C-101B-9397-08002B2CF9AE}" pid="1050" name="ZOTERO_BREF_znLxoZMPAgTw_9">
    <vt:lpwstr>utcomes, and genetically-influenced. Genome-wide association studies (GWAS) identified genetic loci associated with both. AUD is positively genetically associated with psychopathology, while alcohol use (e.g., drinks per week) is negatively associated or </vt:lpwstr>
  </property>
  <property fmtid="{D5CDD505-2E9C-101B-9397-08002B2CF9AE}" pid="1051" name="ZOTERO_PREF_1">
    <vt:lpwstr>&lt;data data-version="3" zotero-version="7.0.31"&gt;&lt;session id="AIeqJsTd"/&gt;&lt;style id="http://www.zotero.org/styles/vancouver" locale="en-GB" hasBibliography="1" bibliographyStyleHasBeenSet="1"/&gt;&lt;prefs&gt;&lt;pref name="fieldType" value="Bookmark"/&gt;&lt;pref name="autom</vt:lpwstr>
  </property>
  <property fmtid="{D5CDD505-2E9C-101B-9397-08002B2CF9AE}" pid="1052" name="ZOTERO_PREF_2">
    <vt:lpwstr>aticJournalAbbreviations" value="true"/&gt;&lt;/prefs&gt;&lt;/data&gt;</vt:lpwstr>
  </property>
</Properties>
</file>